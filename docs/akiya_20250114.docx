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62F6A8" w14:textId="77777777" w:rsidR="00692B7C" w:rsidRDefault="008C2AF3" w:rsidP="00232DA2">
      <w:pPr>
        <w:pStyle w:val="a5"/>
        <w:rPr>
          <w:lang w:eastAsia="ja-JP"/>
        </w:rPr>
      </w:pPr>
      <w:bookmarkStart w:id="0" w:name="離島架橋の介入効果"/>
      <w:r>
        <w:rPr>
          <w:lang w:eastAsia="ja-JP"/>
        </w:rPr>
        <w:t>離島架橋の介入効果</w:t>
      </w:r>
      <w:bookmarkEnd w:id="0"/>
    </w:p>
    <w:p w14:paraId="689D6086" w14:textId="0FE1319A" w:rsidR="00692B7C" w:rsidRDefault="008C2AF3" w:rsidP="00232DA2">
      <w:pPr>
        <w:pStyle w:val="FirstParagraph"/>
        <w:jc w:val="right"/>
        <w:rPr>
          <w:ins w:id="1" w:author="tomoyoshi yabu" w:date="2025-01-15T10:03:00Z" w16du:dateUtc="2025-01-15T01:03:00Z"/>
          <w:lang w:eastAsia="ja-JP"/>
        </w:rPr>
      </w:pPr>
      <w:del w:id="2" w:author="tomoyoshi yabu" w:date="2025-01-15T10:03:00Z" w16du:dateUtc="2025-01-15T01:03:00Z">
        <w:r w:rsidDel="00D90DBA">
          <w:rPr>
            <w:lang w:eastAsia="ja-JP"/>
          </w:rPr>
          <w:delText>穐谷慶成</w:delText>
        </w:r>
        <w:r w:rsidDel="00D90DBA">
          <w:rPr>
            <w:lang w:eastAsia="ja-JP"/>
          </w:rPr>
          <w:delText xml:space="preserve"> </w:delText>
        </w:r>
      </w:del>
      <w:r>
        <w:rPr>
          <w:lang w:eastAsia="ja-JP"/>
        </w:rPr>
        <w:t>慶應義塾大学商学</w:t>
      </w:r>
      <w:commentRangeStart w:id="3"/>
      <w:r>
        <w:rPr>
          <w:lang w:eastAsia="ja-JP"/>
        </w:rPr>
        <w:t>部</w:t>
      </w:r>
      <w:ins w:id="4" w:author="tomoyoshi yabu" w:date="2025-01-15T10:03:00Z" w16du:dateUtc="2025-01-15T01:03:00Z">
        <w:r w:rsidR="00D90DBA">
          <w:rPr>
            <w:rFonts w:hint="eastAsia"/>
            <w:lang w:eastAsia="ja-JP"/>
          </w:rPr>
          <w:t>4</w:t>
        </w:r>
        <w:r w:rsidR="00D90DBA">
          <w:rPr>
            <w:rFonts w:hint="eastAsia"/>
            <w:lang w:eastAsia="ja-JP"/>
          </w:rPr>
          <w:t>年</w:t>
        </w:r>
      </w:ins>
    </w:p>
    <w:p w14:paraId="5F5A0F22" w14:textId="4692128D" w:rsidR="00D90DBA" w:rsidRPr="00D90DBA" w:rsidRDefault="00D90DBA" w:rsidP="00D90DBA">
      <w:pPr>
        <w:pStyle w:val="a0"/>
        <w:jc w:val="right"/>
        <w:rPr>
          <w:rFonts w:hint="eastAsia"/>
          <w:lang w:eastAsia="ja-JP"/>
        </w:rPr>
        <w:pPrChange w:id="5" w:author="tomoyoshi yabu" w:date="2025-01-15T10:03:00Z" w16du:dateUtc="2025-01-15T01:03:00Z">
          <w:pPr>
            <w:pStyle w:val="FirstParagraph"/>
            <w:jc w:val="right"/>
          </w:pPr>
        </w:pPrChange>
      </w:pPr>
      <w:ins w:id="6" w:author="tomoyoshi yabu" w:date="2025-01-15T10:03:00Z" w16du:dateUtc="2025-01-15T01:03:00Z">
        <w:r>
          <w:rPr>
            <w:lang w:eastAsia="ja-JP"/>
          </w:rPr>
          <w:t>穐谷慶成</w:t>
        </w:r>
        <w:commentRangeEnd w:id="3"/>
        <w:r>
          <w:rPr>
            <w:rStyle w:val="af1"/>
          </w:rPr>
          <w:commentReference w:id="3"/>
        </w:r>
      </w:ins>
    </w:p>
    <w:p w14:paraId="788CD82E" w14:textId="77777777" w:rsidR="00692B7C" w:rsidRDefault="008C2AF3" w:rsidP="00232DA2">
      <w:pPr>
        <w:pStyle w:val="Abstract"/>
        <w:rPr>
          <w:lang w:eastAsia="ja-JP"/>
        </w:rPr>
      </w:pPr>
      <w:r>
        <w:rPr>
          <w:lang w:eastAsia="ja-JP"/>
        </w:rPr>
        <w:t>＜要約＞</w:t>
      </w:r>
    </w:p>
    <w:p w14:paraId="4E4E654E" w14:textId="77777777" w:rsidR="00692B7C" w:rsidRDefault="008C2AF3" w:rsidP="00CB719A">
      <w:pPr>
        <w:pStyle w:val="Abstract"/>
        <w:ind w:firstLineChars="50" w:firstLine="100"/>
        <w:rPr>
          <w:lang w:eastAsia="ja-JP"/>
        </w:rPr>
        <w:pPrChange w:id="7" w:author="tomoyoshi yabu" w:date="2025-01-15T09:29:00Z" w16du:dateUtc="2025-01-15T00:29:00Z">
          <w:pPr>
            <w:pStyle w:val="Abstract"/>
          </w:pPr>
        </w:pPrChange>
      </w:pPr>
      <w:r>
        <w:rPr>
          <w:lang w:eastAsia="ja-JP"/>
        </w:rPr>
        <w:t>本研究では，離島架橋が離島人口に与える影響を島別パネルデータを用いて推定した．時系列的及び横断的な介入効果の異質性を考慮した</w:t>
      </w:r>
      <w:r>
        <w:rPr>
          <w:lang w:eastAsia="ja-JP"/>
        </w:rPr>
        <w:t xml:space="preserve"> Fully Saturated TWFE </w:t>
      </w:r>
      <w:r>
        <w:rPr>
          <w:lang w:eastAsia="ja-JP"/>
        </w:rPr>
        <w:t>モデルを利用して推定した結果，</w:t>
      </w:r>
      <w:commentRangeStart w:id="8"/>
      <w:r>
        <w:rPr>
          <w:lang w:eastAsia="ja-JP"/>
        </w:rPr>
        <w:t>一時的なストロー効果が見られる例も少数確認されたが，離島架橋は総じて正の効果があり，その効果は長期的に高まることが示された</w:t>
      </w:r>
      <w:commentRangeEnd w:id="8"/>
      <w:r w:rsidR="00CB719A">
        <w:rPr>
          <w:rStyle w:val="af1"/>
        </w:rPr>
        <w:commentReference w:id="8"/>
      </w:r>
      <w:r>
        <w:rPr>
          <w:lang w:eastAsia="ja-JP"/>
        </w:rPr>
        <w:t>．また，</w:t>
      </w:r>
      <w:commentRangeStart w:id="9"/>
      <w:r>
        <w:rPr>
          <w:lang w:eastAsia="ja-JP"/>
        </w:rPr>
        <w:t>橋の開通前から効果が出るケースもあり，公共事業の開始によって地域経済の見通しを明るくしたり，例え島人口が少なくても残った島民の生活を守るためのインフラとして役立つことで人口減少の抑制に効果があることが示唆された</w:t>
      </w:r>
      <w:commentRangeEnd w:id="9"/>
      <w:r w:rsidR="00CB719A">
        <w:rPr>
          <w:rStyle w:val="af1"/>
        </w:rPr>
        <w:commentReference w:id="9"/>
      </w:r>
      <w:r>
        <w:rPr>
          <w:lang w:eastAsia="ja-JP"/>
        </w:rPr>
        <w:t>．</w:t>
      </w:r>
    </w:p>
    <w:p w14:paraId="30914045" w14:textId="77777777" w:rsidR="00692B7C" w:rsidRDefault="008C2AF3" w:rsidP="00232DA2">
      <w:pPr>
        <w:pStyle w:val="Abstract"/>
      </w:pPr>
      <w:r>
        <w:t>＜キーワード＞</w:t>
      </w:r>
    </w:p>
    <w:p w14:paraId="4F5B763A" w14:textId="77777777" w:rsidR="00692B7C" w:rsidRDefault="008C2AF3" w:rsidP="00232DA2">
      <w:pPr>
        <w:pStyle w:val="Abstract"/>
      </w:pPr>
      <w:commentRangeStart w:id="10"/>
      <w:r>
        <w:t>離島，人口，離島架橋，因果推論，</w:t>
      </w:r>
      <w:r>
        <w:t>ATT</w:t>
      </w:r>
      <w:r>
        <w:t>，</w:t>
      </w:r>
      <w:r>
        <w:t>Two-way Fixed Effects</w:t>
      </w:r>
      <w:r>
        <w:t>，</w:t>
      </w:r>
      <w:r>
        <w:t>Dynamic TWFE</w:t>
      </w:r>
      <w:r>
        <w:t>，</w:t>
      </w:r>
      <w:r>
        <w:t>Fully Saturated TWFE</w:t>
      </w:r>
      <w:r>
        <w:t>，階層ベイズモデル，状態空間モデル</w:t>
      </w:r>
      <w:commentRangeEnd w:id="10"/>
      <w:r w:rsidR="00CB719A">
        <w:rPr>
          <w:rStyle w:val="af1"/>
        </w:rPr>
        <w:commentReference w:id="10"/>
      </w:r>
    </w:p>
    <w:p w14:paraId="02D35CC6" w14:textId="77777777" w:rsidR="00692B7C" w:rsidRDefault="008C2AF3">
      <w:pPr>
        <w:pStyle w:val="2"/>
        <w:rPr>
          <w:lang w:eastAsia="ja-JP"/>
        </w:rPr>
      </w:pPr>
      <w:bookmarkStart w:id="11" w:name="はじめに"/>
      <m:oMath>
        <m:r>
          <m:rPr>
            <m:sty m:val="bi"/>
          </m:rPr>
          <w:rPr>
            <w:rFonts w:ascii="Cambria Math" w:hAnsi="Cambria Math"/>
            <w:lang w:eastAsia="ja-JP"/>
          </w:rPr>
          <m:t>1.</m:t>
        </m:r>
      </m:oMath>
      <w:r>
        <w:rPr>
          <w:lang w:eastAsia="ja-JP"/>
        </w:rPr>
        <w:t xml:space="preserve"> </w:t>
      </w:r>
      <w:r>
        <w:rPr>
          <w:lang w:eastAsia="ja-JP"/>
        </w:rPr>
        <w:t>はじめに</w:t>
      </w:r>
      <w:bookmarkEnd w:id="11"/>
    </w:p>
    <w:p w14:paraId="019AD945" w14:textId="77777777" w:rsidR="00692B7C" w:rsidRDefault="008C2AF3" w:rsidP="00CB719A">
      <w:pPr>
        <w:pStyle w:val="FirstParagraph"/>
        <w:ind w:firstLineChars="100" w:firstLine="210"/>
        <w:rPr>
          <w:lang w:eastAsia="ja-JP"/>
        </w:rPr>
        <w:pPrChange w:id="12" w:author="tomoyoshi yabu" w:date="2025-01-15T09:31:00Z" w16du:dateUtc="2025-01-15T00:31:00Z">
          <w:pPr>
            <w:pStyle w:val="FirstParagraph"/>
          </w:pPr>
        </w:pPrChange>
      </w:pPr>
      <w:r>
        <w:rPr>
          <w:lang w:eastAsia="ja-JP"/>
        </w:rPr>
        <w:t>離島架橋とは，本土と離島，又は離島同士を結ぶために架けられる橋のことを指す</w:t>
      </w:r>
      <w:commentRangeStart w:id="13"/>
      <w:r>
        <w:rPr>
          <w:lang w:eastAsia="ja-JP"/>
        </w:rPr>
        <w:t>．</w:t>
      </w:r>
      <w:commentRangeEnd w:id="13"/>
      <w:r w:rsidR="00CB719A">
        <w:rPr>
          <w:rStyle w:val="af1"/>
        </w:rPr>
        <w:commentReference w:id="13"/>
      </w:r>
      <w:r>
        <w:rPr>
          <w:lang w:eastAsia="ja-JP"/>
        </w:rPr>
        <w:t>日本は</w:t>
      </w:r>
      <w:r>
        <w:rPr>
          <w:lang w:eastAsia="ja-JP"/>
        </w:rPr>
        <w:t xml:space="preserve"> 6,852 </w:t>
      </w:r>
      <w:r>
        <w:rPr>
          <w:lang w:eastAsia="ja-JP"/>
        </w:rPr>
        <w:t>の島嶼により構成される島国であり，本州，北海道，四国，九州，沖縄本島を除く</w:t>
      </w:r>
      <w:r>
        <w:rPr>
          <w:lang w:eastAsia="ja-JP"/>
        </w:rPr>
        <w:t xml:space="preserve"> 6,847 </w:t>
      </w:r>
      <w:r>
        <w:rPr>
          <w:lang w:eastAsia="ja-JP"/>
        </w:rPr>
        <w:t>島が離島である（国土交通省</w:t>
      </w:r>
      <w:r>
        <w:rPr>
          <w:lang w:eastAsia="ja-JP"/>
        </w:rPr>
        <w:t xml:space="preserve"> </w:t>
      </w:r>
      <w:r>
        <w:rPr>
          <w:lang w:eastAsia="ja-JP"/>
        </w:rPr>
        <w:t>国土政策局</w:t>
      </w:r>
      <w:r>
        <w:rPr>
          <w:lang w:eastAsia="ja-JP"/>
        </w:rPr>
        <w:t xml:space="preserve"> </w:t>
      </w:r>
      <w:r>
        <w:rPr>
          <w:lang w:eastAsia="ja-JP"/>
        </w:rPr>
        <w:t>離島振興課</w:t>
      </w:r>
      <w:r>
        <w:rPr>
          <w:lang w:eastAsia="ja-JP"/>
        </w:rPr>
        <w:t xml:space="preserve"> 2022</w:t>
      </w:r>
      <w:r>
        <w:rPr>
          <w:lang w:eastAsia="ja-JP"/>
        </w:rPr>
        <w:t>）．このうち，離島振興法による離島振興対策実施地域に含まれる有人離島は</w:t>
      </w:r>
      <w:r>
        <w:rPr>
          <w:lang w:eastAsia="ja-JP"/>
        </w:rPr>
        <w:t xml:space="preserve"> 254 </w:t>
      </w:r>
      <w:r>
        <w:rPr>
          <w:lang w:eastAsia="ja-JP"/>
        </w:rPr>
        <w:t>島であるが，</w:t>
      </w:r>
      <w:r>
        <w:rPr>
          <w:lang w:eastAsia="ja-JP"/>
        </w:rPr>
        <w:t xml:space="preserve">1955 </w:t>
      </w:r>
      <w:r>
        <w:rPr>
          <w:lang w:eastAsia="ja-JP"/>
        </w:rPr>
        <w:t>年から</w:t>
      </w:r>
      <w:r>
        <w:rPr>
          <w:lang w:eastAsia="ja-JP"/>
        </w:rPr>
        <w:t xml:space="preserve"> 2015 </w:t>
      </w:r>
      <w:r>
        <w:rPr>
          <w:lang w:eastAsia="ja-JP"/>
        </w:rPr>
        <w:t>年までの間に，全国の人口が約</w:t>
      </w:r>
      <w:r>
        <w:rPr>
          <w:lang w:eastAsia="ja-JP"/>
        </w:rPr>
        <w:t xml:space="preserve"> 4 </w:t>
      </w:r>
      <w:r>
        <w:rPr>
          <w:lang w:eastAsia="ja-JP"/>
        </w:rPr>
        <w:t>割増加する一方で，これらの有人離島の人口は約</w:t>
      </w:r>
      <w:r>
        <w:rPr>
          <w:lang w:eastAsia="ja-JP"/>
        </w:rPr>
        <w:t xml:space="preserve"> 6 </w:t>
      </w:r>
      <w:r>
        <w:rPr>
          <w:lang w:eastAsia="ja-JP"/>
        </w:rPr>
        <w:t>割減少している．</w:t>
      </w:r>
    </w:p>
    <w:p w14:paraId="2C8DEE88" w14:textId="77777777" w:rsidR="00692B7C" w:rsidRDefault="008C2AF3">
      <w:pPr>
        <w:pStyle w:val="a0"/>
        <w:rPr>
          <w:lang w:eastAsia="ja-JP"/>
        </w:rPr>
      </w:pPr>
      <w:r>
        <w:rPr>
          <w:lang w:eastAsia="ja-JP"/>
        </w:rPr>
        <w:t>このような離島の人口減少に対し，離島架橋は有効な対策となりうるのか．離島架橋は，離島の交通インフラとして経済活動の活性化や生活環境の向上に寄与する可能性がある一方で，ストロー効果を引き起こし人口流出を招く可能性も指摘されている．本研究は，離島架橋が離島人口に与える影響を定量的に明らかにすることを目的とする．</w:t>
      </w:r>
    </w:p>
    <w:p w14:paraId="5C04A64C" w14:textId="77777777" w:rsidR="00692B7C" w:rsidDel="007D2A97" w:rsidRDefault="008C2AF3" w:rsidP="007D2A97">
      <w:pPr>
        <w:pStyle w:val="a0"/>
        <w:ind w:firstLineChars="50" w:firstLine="105"/>
        <w:rPr>
          <w:del w:id="14" w:author="tomoyoshi yabu" w:date="2025-01-15T09:33:00Z" w16du:dateUtc="2025-01-15T00:33:00Z"/>
          <w:lang w:eastAsia="ja-JP"/>
        </w:rPr>
        <w:pPrChange w:id="15" w:author="tomoyoshi yabu" w:date="2025-01-15T09:33:00Z" w16du:dateUtc="2025-01-15T00:33:00Z">
          <w:pPr>
            <w:pStyle w:val="a0"/>
          </w:pPr>
        </w:pPrChange>
      </w:pPr>
      <w:r>
        <w:rPr>
          <w:lang w:eastAsia="ja-JP"/>
        </w:rPr>
        <w:t>続いて先行研究のレビューを行う．</w:t>
      </w:r>
    </w:p>
    <w:p w14:paraId="396CA8EF" w14:textId="77777777" w:rsidR="00692B7C" w:rsidRDefault="008C2AF3" w:rsidP="007D2A97">
      <w:pPr>
        <w:pStyle w:val="a0"/>
        <w:ind w:firstLineChars="50" w:firstLine="105"/>
        <w:rPr>
          <w:lang w:eastAsia="ja-JP"/>
        </w:rPr>
        <w:pPrChange w:id="16" w:author="tomoyoshi yabu" w:date="2025-01-15T09:33:00Z" w16du:dateUtc="2025-01-15T00:33:00Z">
          <w:pPr>
            <w:pStyle w:val="a0"/>
          </w:pPr>
        </w:pPrChange>
      </w:pPr>
      <w:r>
        <w:rPr>
          <w:lang w:eastAsia="ja-JP"/>
        </w:rPr>
        <w:t>橋に肯定的な意見を持つ論文として，沖山ら</w:t>
      </w:r>
      <w:r>
        <w:rPr>
          <w:lang w:eastAsia="ja-JP"/>
        </w:rPr>
        <w:t xml:space="preserve"> </w:t>
      </w:r>
      <m:oMath>
        <m:r>
          <w:rPr>
            <w:rFonts w:ascii="Cambria Math" w:hAnsi="Cambria Math"/>
            <w:lang w:eastAsia="ja-JP"/>
          </w:rPr>
          <m:t>(2001)</m:t>
        </m:r>
      </m:oMath>
      <w:r>
        <w:rPr>
          <w:lang w:eastAsia="ja-JP"/>
        </w:rPr>
        <w:t>，宮内ら</w:t>
      </w:r>
      <w:r>
        <w:rPr>
          <w:lang w:eastAsia="ja-JP"/>
        </w:rPr>
        <w:t xml:space="preserve"> </w:t>
      </w:r>
      <m:oMath>
        <m:r>
          <w:rPr>
            <w:rFonts w:ascii="Cambria Math" w:hAnsi="Cambria Math"/>
            <w:lang w:eastAsia="ja-JP"/>
          </w:rPr>
          <m:t>(2003)</m:t>
        </m:r>
      </m:oMath>
      <w:r>
        <w:rPr>
          <w:lang w:eastAsia="ja-JP"/>
        </w:rPr>
        <w:t xml:space="preserve"> </w:t>
      </w:r>
      <w:r>
        <w:rPr>
          <w:lang w:eastAsia="ja-JP"/>
        </w:rPr>
        <w:t>等が挙げられる．一方でやや否定的なものは，寺井ら</w:t>
      </w:r>
      <w:r>
        <w:rPr>
          <w:lang w:eastAsia="ja-JP"/>
        </w:rPr>
        <w:t xml:space="preserve"> </w:t>
      </w:r>
      <m:oMath>
        <m:r>
          <w:rPr>
            <w:rFonts w:ascii="Cambria Math" w:hAnsi="Cambria Math"/>
            <w:lang w:eastAsia="ja-JP"/>
          </w:rPr>
          <m:t>(1998)</m:t>
        </m:r>
      </m:oMath>
      <w:r>
        <w:rPr>
          <w:lang w:eastAsia="ja-JP"/>
        </w:rPr>
        <w:t>，湯本ら</w:t>
      </w:r>
      <w:r>
        <w:rPr>
          <w:lang w:eastAsia="ja-JP"/>
        </w:rPr>
        <w:t xml:space="preserve"> </w:t>
      </w:r>
      <m:oMath>
        <m:r>
          <w:rPr>
            <w:rFonts w:ascii="Cambria Math" w:hAnsi="Cambria Math"/>
            <w:lang w:eastAsia="ja-JP"/>
          </w:rPr>
          <m:t>(2002)</m:t>
        </m:r>
      </m:oMath>
      <w:r>
        <w:rPr>
          <w:lang w:eastAsia="ja-JP"/>
        </w:rPr>
        <w:t>，黒田</w:t>
      </w:r>
      <w:r>
        <w:rPr>
          <w:lang w:eastAsia="ja-JP"/>
        </w:rPr>
        <w:t xml:space="preserve"> </w:t>
      </w:r>
      <m:oMath>
        <m:r>
          <w:rPr>
            <w:rFonts w:ascii="Cambria Math" w:hAnsi="Cambria Math"/>
            <w:lang w:eastAsia="ja-JP"/>
          </w:rPr>
          <m:t>(2003)</m:t>
        </m:r>
      </m:oMath>
      <w:r>
        <w:rPr>
          <w:lang w:eastAsia="ja-JP"/>
        </w:rPr>
        <w:t>，猪原ら</w:t>
      </w:r>
      <w:r>
        <w:rPr>
          <w:lang w:eastAsia="ja-JP"/>
        </w:rPr>
        <w:t xml:space="preserve"> </w:t>
      </w:r>
      <m:oMath>
        <m:r>
          <w:rPr>
            <w:rFonts w:ascii="Cambria Math" w:hAnsi="Cambria Math"/>
            <w:lang w:eastAsia="ja-JP"/>
          </w:rPr>
          <m:t>(2015)</m:t>
        </m:r>
      </m:oMath>
      <w:r>
        <w:rPr>
          <w:lang w:eastAsia="ja-JP"/>
        </w:rPr>
        <w:t xml:space="preserve"> </w:t>
      </w:r>
      <w:r>
        <w:rPr>
          <w:lang w:eastAsia="ja-JP"/>
        </w:rPr>
        <w:t>が挙げられる．その他，山崎ら</w:t>
      </w:r>
      <w:r>
        <w:rPr>
          <w:lang w:eastAsia="ja-JP"/>
        </w:rPr>
        <w:t xml:space="preserve"> </w:t>
      </w:r>
      <m:oMath>
        <m:r>
          <w:rPr>
            <w:rFonts w:ascii="Cambria Math" w:hAnsi="Cambria Math"/>
            <w:lang w:eastAsia="ja-JP"/>
          </w:rPr>
          <m:t>(2007)</m:t>
        </m:r>
      </m:oMath>
      <w:r>
        <w:rPr>
          <w:lang w:eastAsia="ja-JP"/>
        </w:rPr>
        <w:t xml:space="preserve"> </w:t>
      </w:r>
      <w:r>
        <w:rPr>
          <w:lang w:eastAsia="ja-JP"/>
        </w:rPr>
        <w:t>は架橋されていない中で人口が増加した島を分析しており，重松</w:t>
      </w:r>
      <w:r>
        <w:rPr>
          <w:lang w:eastAsia="ja-JP"/>
        </w:rPr>
        <w:t xml:space="preserve"> </w:t>
      </w:r>
      <m:oMath>
        <m:r>
          <w:rPr>
            <w:rFonts w:ascii="Cambria Math" w:hAnsi="Cambria Math"/>
            <w:lang w:eastAsia="ja-JP"/>
          </w:rPr>
          <m:t>(2022)</m:t>
        </m:r>
      </m:oMath>
      <w:r>
        <w:rPr>
          <w:lang w:eastAsia="ja-JP"/>
        </w:rPr>
        <w:t xml:space="preserve"> </w:t>
      </w:r>
      <w:r>
        <w:rPr>
          <w:lang w:eastAsia="ja-JP"/>
        </w:rPr>
        <w:t>は人口変化の要因分析を行っているが架橋の効果に対してはどちらとも言えない立場である．</w:t>
      </w:r>
    </w:p>
    <w:p w14:paraId="1899A99A" w14:textId="36B78973" w:rsidR="00692B7C" w:rsidRDefault="008C2AF3">
      <w:pPr>
        <w:pStyle w:val="a0"/>
        <w:rPr>
          <w:lang w:eastAsia="ja-JP"/>
        </w:rPr>
      </w:pPr>
      <w:r>
        <w:rPr>
          <w:lang w:eastAsia="ja-JP"/>
        </w:rPr>
        <w:t>まず肯定的な意見を持つ論文からレビューを行う．沖山ら</w:t>
      </w:r>
      <w:r>
        <w:rPr>
          <w:lang w:eastAsia="ja-JP"/>
        </w:rPr>
        <w:t xml:space="preserve"> </w:t>
      </w:r>
      <m:oMath>
        <m:r>
          <w:rPr>
            <w:rFonts w:ascii="Cambria Math" w:hAnsi="Cambria Math"/>
            <w:lang w:eastAsia="ja-JP"/>
          </w:rPr>
          <m:t>(2001)</m:t>
        </m:r>
      </m:oMath>
      <w:r>
        <w:rPr>
          <w:lang w:eastAsia="ja-JP"/>
        </w:rPr>
        <w:t xml:space="preserve"> </w:t>
      </w:r>
      <w:r>
        <w:rPr>
          <w:lang w:eastAsia="ja-JP"/>
        </w:rPr>
        <w:t>は，佐賀県加部島における農業を事例として離島の基幹産業に与える架橋政策の影響に関する研究を行っている．架橋前</w:t>
      </w:r>
      <w:r>
        <w:rPr>
          <w:lang w:eastAsia="ja-JP"/>
        </w:rPr>
        <w:lastRenderedPageBreak/>
        <w:t>は農道の発達が悪く，生産性が極めて低かったが，架橋後は，土地改良，農道の整備，農業の機械化を促進させ，生産性を向上させた上に，パイプラインによって農業用水が確保されたことで水不足が解消され，陸路によって安定した出荷が出来るようになった．宮内ら</w:t>
      </w:r>
      <w:r>
        <w:rPr>
          <w:lang w:eastAsia="ja-JP"/>
        </w:rPr>
        <w:t xml:space="preserve"> </w:t>
      </w:r>
      <m:oMath>
        <m:r>
          <w:rPr>
            <w:rFonts w:ascii="Cambria Math" w:hAnsi="Cambria Math"/>
            <w:lang w:eastAsia="ja-JP"/>
          </w:rPr>
          <m:t>(2003)</m:t>
        </m:r>
      </m:oMath>
      <w:r>
        <w:rPr>
          <w:lang w:eastAsia="ja-JP"/>
        </w:rPr>
        <w:t xml:space="preserve"> </w:t>
      </w:r>
      <w:r>
        <w:rPr>
          <w:lang w:eastAsia="ja-JP"/>
        </w:rPr>
        <w:t>は</w:t>
      </w:r>
      <w:r>
        <w:rPr>
          <w:lang w:eastAsia="ja-JP"/>
        </w:rPr>
        <w:t xml:space="preserve"> </w:t>
      </w:r>
      <w:r>
        <w:rPr>
          <w:lang w:eastAsia="ja-JP"/>
        </w:rPr>
        <w:t>沖縄県浜比嘉島を対象に</w:t>
      </w:r>
      <w:r>
        <w:rPr>
          <w:lang w:eastAsia="ja-JP"/>
        </w:rPr>
        <w:t xml:space="preserve"> </w:t>
      </w:r>
      <m:oMath>
        <m:r>
          <w:rPr>
            <w:rFonts w:ascii="Cambria Math" w:hAnsi="Cambria Math"/>
            <w:lang w:eastAsia="ja-JP"/>
          </w:rPr>
          <m:t>1997</m:t>
        </m:r>
      </m:oMath>
      <w:r>
        <w:rPr>
          <w:lang w:eastAsia="ja-JP"/>
        </w:rPr>
        <w:t xml:space="preserve"> </w:t>
      </w:r>
      <w:r>
        <w:rPr>
          <w:lang w:eastAsia="ja-JP"/>
        </w:rPr>
        <w:t>年に架橋した浜比嘉大橋による人口増加の影響を分析している．米軍向け野菜供給地として指定されていたが，台湾からの安価な野菜輸入により需要が減少し，農業が衰退．農民層が労働需要</w:t>
      </w:r>
      <w:ins w:id="17" w:author="tomoyoshi yabu" w:date="2025-01-15T09:34:00Z" w16du:dateUtc="2025-01-15T00:34:00Z">
        <w:r w:rsidR="007D2A97">
          <w:rPr>
            <w:rFonts w:hint="eastAsia"/>
            <w:lang w:eastAsia="ja-JP"/>
          </w:rPr>
          <w:t>の</w:t>
        </w:r>
      </w:ins>
      <w:del w:id="18" w:author="tomoyoshi yabu" w:date="2025-01-15T09:34:00Z" w16du:dateUtc="2025-01-15T00:34:00Z">
        <w:r w:rsidDel="007D2A97">
          <w:rPr>
            <w:lang w:eastAsia="ja-JP"/>
          </w:rPr>
          <w:delText>が</w:delText>
        </w:r>
      </w:del>
      <w:r>
        <w:rPr>
          <w:lang w:eastAsia="ja-JP"/>
        </w:rPr>
        <w:t>盛んな地域に移住したため激しい人口流出を経験した．浜比嘉大橋完成により，沖縄島と道路で結ばれた島には島外から</w:t>
      </w:r>
      <w:r>
        <w:rPr>
          <w:lang w:eastAsia="ja-JP"/>
        </w:rPr>
        <w:t xml:space="preserve"> U </w:t>
      </w:r>
      <w:r>
        <w:rPr>
          <w:lang w:eastAsia="ja-JP"/>
        </w:rPr>
        <w:t>ターンを中心とする転入者が相次いだ．浜比嘉島は年通勤可能架橋島であるため，人口麺の架橋効果が大きいとのことであった．離島の人口流出対策として，交通インフラ整備が有効であることを示唆している．</w:t>
      </w:r>
    </w:p>
    <w:p w14:paraId="5A0C2514" w14:textId="77777777" w:rsidR="00692B7C" w:rsidRDefault="008C2AF3">
      <w:pPr>
        <w:pStyle w:val="a0"/>
        <w:rPr>
          <w:lang w:eastAsia="ja-JP"/>
        </w:rPr>
      </w:pPr>
      <w:r>
        <w:rPr>
          <w:lang w:eastAsia="ja-JP"/>
        </w:rPr>
        <w:t>一方でやや否定的な意見を持つ論文として，寺井ら</w:t>
      </w:r>
      <w:r>
        <w:rPr>
          <w:lang w:eastAsia="ja-JP"/>
        </w:rPr>
        <w:t xml:space="preserve"> </w:t>
      </w:r>
      <m:oMath>
        <m:r>
          <w:rPr>
            <w:rFonts w:ascii="Cambria Math" w:hAnsi="Cambria Math"/>
            <w:lang w:eastAsia="ja-JP"/>
          </w:rPr>
          <m:t>(1998)</m:t>
        </m:r>
      </m:oMath>
      <w:r>
        <w:rPr>
          <w:lang w:eastAsia="ja-JP"/>
        </w:rPr>
        <w:t xml:space="preserve"> </w:t>
      </w:r>
      <w:r>
        <w:rPr>
          <w:lang w:eastAsia="ja-JP"/>
        </w:rPr>
        <w:t>は，芸予諸島において，本四架橋を契機とした島嶼整備のあり方に関する研究を行っている．架橋の問題点は，渡船業者が大きな影響を受けたり，島らしさを体現する観光資源を衰退に導いているということだと述べられている．湯本ら</w:t>
      </w:r>
      <w:r>
        <w:rPr>
          <w:lang w:eastAsia="ja-JP"/>
        </w:rPr>
        <w:t xml:space="preserve"> </w:t>
      </w:r>
      <m:oMath>
        <m:r>
          <w:rPr>
            <w:rFonts w:ascii="Cambria Math" w:hAnsi="Cambria Math"/>
            <w:lang w:eastAsia="ja-JP"/>
          </w:rPr>
          <m:t>(2002)</m:t>
        </m:r>
      </m:oMath>
      <w:r>
        <w:rPr>
          <w:lang w:eastAsia="ja-JP"/>
        </w:rPr>
        <w:t xml:space="preserve"> </w:t>
      </w:r>
      <w:r>
        <w:rPr>
          <w:lang w:eastAsia="ja-JP"/>
        </w:rPr>
        <w:t>では有人離島</w:t>
      </w:r>
      <w:r>
        <w:rPr>
          <w:lang w:eastAsia="ja-JP"/>
        </w:rPr>
        <w:t xml:space="preserve"> </w:t>
      </w:r>
      <m:oMath>
        <m:r>
          <w:rPr>
            <w:rFonts w:ascii="Cambria Math" w:hAnsi="Cambria Math"/>
            <w:lang w:eastAsia="ja-JP"/>
          </w:rPr>
          <m:t>423</m:t>
        </m:r>
      </m:oMath>
      <w:r>
        <w:rPr>
          <w:lang w:eastAsia="ja-JP"/>
        </w:rPr>
        <w:t xml:space="preserve"> </w:t>
      </w:r>
      <w:r>
        <w:rPr>
          <w:lang w:eastAsia="ja-JP"/>
        </w:rPr>
        <w:t>島農地離島振興法対象の</w:t>
      </w:r>
      <w:r>
        <w:rPr>
          <w:lang w:eastAsia="ja-JP"/>
        </w:rPr>
        <w:t xml:space="preserve"> </w:t>
      </w:r>
      <m:oMath>
        <m:r>
          <w:rPr>
            <w:rFonts w:ascii="Cambria Math" w:hAnsi="Cambria Math"/>
            <w:lang w:eastAsia="ja-JP"/>
          </w:rPr>
          <m:t>288</m:t>
        </m:r>
      </m:oMath>
      <w:r>
        <w:rPr>
          <w:lang w:eastAsia="ja-JP"/>
        </w:rPr>
        <w:t xml:space="preserve"> </w:t>
      </w:r>
      <w:r>
        <w:rPr>
          <w:lang w:eastAsia="ja-JP"/>
        </w:rPr>
        <w:t>離島を対象に，離島の類型化と人口増減要因に関する基礎的分析を行っている．離島の類型化は</w:t>
      </w:r>
      <w:r>
        <w:rPr>
          <w:lang w:eastAsia="ja-JP"/>
        </w:rPr>
        <w:t xml:space="preserve"> </w:t>
      </w:r>
      <m:oMath>
        <m:r>
          <w:rPr>
            <w:rFonts w:ascii="Cambria Math" w:hAnsi="Cambria Math"/>
            <w:lang w:eastAsia="ja-JP"/>
          </w:rPr>
          <m:t>4</m:t>
        </m:r>
      </m:oMath>
      <w:r>
        <w:rPr>
          <w:lang w:eastAsia="ja-JP"/>
        </w:rPr>
        <w:t xml:space="preserve"> </w:t>
      </w:r>
      <w:r>
        <w:rPr>
          <w:lang w:eastAsia="ja-JP"/>
        </w:rPr>
        <w:t>側面，自然特性</w:t>
      </w:r>
      <w:r>
        <w:rPr>
          <w:lang w:eastAsia="ja-JP"/>
        </w:rPr>
        <w:t xml:space="preserve"> </w:t>
      </w:r>
      <m:oMath>
        <m:r>
          <w:rPr>
            <w:rFonts w:ascii="Cambria Math" w:hAnsi="Cambria Math"/>
            <w:lang w:eastAsia="ja-JP"/>
          </w:rPr>
          <m:t>12</m:t>
        </m:r>
      </m:oMath>
      <w:r>
        <w:rPr>
          <w:lang w:eastAsia="ja-JP"/>
        </w:rPr>
        <w:t xml:space="preserve"> </w:t>
      </w:r>
      <w:r>
        <w:rPr>
          <w:lang w:eastAsia="ja-JP"/>
        </w:rPr>
        <w:t>指標，生活環境</w:t>
      </w:r>
      <w:r>
        <w:rPr>
          <w:lang w:eastAsia="ja-JP"/>
        </w:rPr>
        <w:t xml:space="preserve"> </w:t>
      </w:r>
      <m:oMath>
        <m:r>
          <w:rPr>
            <w:rFonts w:ascii="Cambria Math" w:hAnsi="Cambria Math"/>
            <w:lang w:eastAsia="ja-JP"/>
          </w:rPr>
          <m:t>16</m:t>
        </m:r>
      </m:oMath>
      <w:r>
        <w:rPr>
          <w:lang w:eastAsia="ja-JP"/>
        </w:rPr>
        <w:t xml:space="preserve"> </w:t>
      </w:r>
      <w:r>
        <w:rPr>
          <w:lang w:eastAsia="ja-JP"/>
        </w:rPr>
        <w:t>指標，産業形態</w:t>
      </w:r>
      <w:r>
        <w:rPr>
          <w:lang w:eastAsia="ja-JP"/>
        </w:rPr>
        <w:t xml:space="preserve"> </w:t>
      </w:r>
      <m:oMath>
        <m:r>
          <w:rPr>
            <w:rFonts w:ascii="Cambria Math" w:hAnsi="Cambria Math"/>
            <w:lang w:eastAsia="ja-JP"/>
          </w:rPr>
          <m:t>19</m:t>
        </m:r>
      </m:oMath>
      <w:r>
        <w:rPr>
          <w:lang w:eastAsia="ja-JP"/>
        </w:rPr>
        <w:t xml:space="preserve"> </w:t>
      </w:r>
      <w:r>
        <w:rPr>
          <w:lang w:eastAsia="ja-JP"/>
        </w:rPr>
        <w:t>指標，離島の側からのアピールポイント</w:t>
      </w:r>
      <w:r>
        <w:rPr>
          <w:lang w:eastAsia="ja-JP"/>
        </w:rPr>
        <w:t xml:space="preserve"> </w:t>
      </w:r>
      <m:oMath>
        <m:r>
          <w:rPr>
            <w:rFonts w:ascii="Cambria Math" w:hAnsi="Cambria Math"/>
            <w:lang w:eastAsia="ja-JP"/>
          </w:rPr>
          <m:t>11</m:t>
        </m:r>
      </m:oMath>
      <w:r>
        <w:rPr>
          <w:lang w:eastAsia="ja-JP"/>
        </w:rPr>
        <w:t xml:space="preserve"> </w:t>
      </w:r>
      <w:r>
        <w:rPr>
          <w:lang w:eastAsia="ja-JP"/>
        </w:rPr>
        <w:t>指標から主成分分析によって行われた．特に生活環境に関する指標は交通，生活，保健，教育，余暇等からなる指標を用いており，ある主成分は正の方向に｢空港が利用可能｣</w:t>
      </w:r>
      <w:r>
        <w:rPr>
          <w:lang w:eastAsia="ja-JP"/>
        </w:rPr>
        <w:t xml:space="preserve"> </w:t>
      </w:r>
      <w:r>
        <w:rPr>
          <w:lang w:eastAsia="ja-JP"/>
        </w:rPr>
        <w:t>｢船の大きさ｣</w:t>
      </w:r>
      <w:r>
        <w:rPr>
          <w:lang w:eastAsia="ja-JP"/>
        </w:rPr>
        <w:t xml:space="preserve"> </w:t>
      </w:r>
      <w:r>
        <w:rPr>
          <w:lang w:eastAsia="ja-JP"/>
        </w:rPr>
        <w:t>｢中学校あり｣．負の方向に｢他から送水｣</w:t>
      </w:r>
      <w:r>
        <w:rPr>
          <w:lang w:eastAsia="ja-JP"/>
        </w:rPr>
        <w:t xml:space="preserve"> </w:t>
      </w:r>
      <w:r>
        <w:rPr>
          <w:lang w:eastAsia="ja-JP"/>
        </w:rPr>
        <w:t>｢最大就航回数｣</w:t>
      </w:r>
      <w:r>
        <w:rPr>
          <w:lang w:eastAsia="ja-JP"/>
        </w:rPr>
        <w:t xml:space="preserve"> </w:t>
      </w:r>
      <w:r>
        <w:rPr>
          <w:lang w:eastAsia="ja-JP"/>
        </w:rPr>
        <w:t>｢本土から行ける｣が付置されていることから，｢核的</w:t>
      </w:r>
      <w:r>
        <w:rPr>
          <w:lang w:eastAsia="ja-JP"/>
        </w:rPr>
        <w:t xml:space="preserve"> ―― </w:t>
      </w:r>
      <w:r>
        <w:rPr>
          <w:lang w:eastAsia="ja-JP"/>
        </w:rPr>
        <w:t>枝的｣軸と解釈されている．人口増加に対しては，自然特性が圧倒的に大きな影響力を持ち，長期人口増及び社会増には本土へのアクセス等よりも島での快適な暮らしが効果的であると述べられている．黒田</w:t>
      </w:r>
      <w:r>
        <w:rPr>
          <w:lang w:eastAsia="ja-JP"/>
        </w:rPr>
        <w:t xml:space="preserve"> </w:t>
      </w:r>
      <m:oMath>
        <m:r>
          <w:rPr>
            <w:rFonts w:ascii="Cambria Math" w:hAnsi="Cambria Math"/>
            <w:lang w:eastAsia="ja-JP"/>
          </w:rPr>
          <m:t>(2003)</m:t>
        </m:r>
      </m:oMath>
      <w:r>
        <w:rPr>
          <w:lang w:eastAsia="ja-JP"/>
        </w:rPr>
        <w:t xml:space="preserve"> </w:t>
      </w:r>
      <w:r>
        <w:rPr>
          <w:lang w:eastAsia="ja-JP"/>
        </w:rPr>
        <w:t>は架橋されている周防大島と架橋されていない小豆島を比較して，架橋の影響を分析している．架橋が行われる前は両者の傾向は変わらないが，架橋後は周防大島の方が減少の度合いが大きいと述べられている．猪原ら</w:t>
      </w:r>
      <w:r>
        <w:rPr>
          <w:lang w:eastAsia="ja-JP"/>
        </w:rPr>
        <w:t xml:space="preserve"> </w:t>
      </w:r>
      <m:oMath>
        <m:r>
          <w:rPr>
            <w:rFonts w:ascii="Cambria Math" w:hAnsi="Cambria Math"/>
            <w:lang w:eastAsia="ja-JP"/>
          </w:rPr>
          <m:t>(2015)</m:t>
        </m:r>
      </m:oMath>
      <w:r>
        <w:rPr>
          <w:lang w:eastAsia="ja-JP"/>
        </w:rPr>
        <w:t xml:space="preserve"> </w:t>
      </w:r>
      <w:r>
        <w:rPr>
          <w:lang w:eastAsia="ja-JP"/>
        </w:rPr>
        <w:t>は，明石海峡大橋を事例として空間経済学に基づくストロー効果の検証を行っている．ストロー効果を，交通インフラの整備等による</w:t>
      </w:r>
      <w:r>
        <w:rPr>
          <w:lang w:eastAsia="ja-JP"/>
        </w:rPr>
        <w:t xml:space="preserve"> </w:t>
      </w:r>
      <m:oMath>
        <m:r>
          <w:rPr>
            <w:rFonts w:ascii="Cambria Math" w:hAnsi="Cambria Math"/>
            <w:lang w:eastAsia="ja-JP"/>
          </w:rPr>
          <m:t>2</m:t>
        </m:r>
      </m:oMath>
      <w:r>
        <w:rPr>
          <w:lang w:eastAsia="ja-JP"/>
        </w:rPr>
        <w:t xml:space="preserve"> </w:t>
      </w:r>
      <w:r>
        <w:rPr>
          <w:lang w:eastAsia="ja-JP"/>
        </w:rPr>
        <w:t>地域間輸送費の低下により，一方の地域の出荷額が他方の地域と比べて相対的に減少することと定義して分析しており，兵庫県では市場拡大効果が優勢で出荷額増加が観察された一方，徳島県では競争拡大効果が優勢で出荷額減少が見られた．明石海峡大橋開通後，徳島県の中小店舗が経済的影響を強く受けたとしている．</w:t>
      </w:r>
    </w:p>
    <w:p w14:paraId="1EF74995" w14:textId="77777777" w:rsidR="00692B7C" w:rsidRDefault="008C2AF3">
      <w:pPr>
        <w:pStyle w:val="a0"/>
        <w:rPr>
          <w:lang w:eastAsia="ja-JP"/>
        </w:rPr>
      </w:pPr>
      <w:r>
        <w:rPr>
          <w:lang w:eastAsia="ja-JP"/>
        </w:rPr>
        <w:t>その他，山崎ら</w:t>
      </w:r>
      <w:r>
        <w:rPr>
          <w:lang w:eastAsia="ja-JP"/>
        </w:rPr>
        <w:t xml:space="preserve"> </w:t>
      </w:r>
      <m:oMath>
        <m:r>
          <w:rPr>
            <w:rFonts w:ascii="Cambria Math" w:hAnsi="Cambria Math"/>
            <w:lang w:eastAsia="ja-JP"/>
          </w:rPr>
          <m:t>(2007)</m:t>
        </m:r>
      </m:oMath>
      <w:r>
        <w:rPr>
          <w:lang w:eastAsia="ja-JP"/>
        </w:rPr>
        <w:t xml:space="preserve"> </w:t>
      </w:r>
      <w:r>
        <w:rPr>
          <w:lang w:eastAsia="ja-JP"/>
        </w:rPr>
        <w:t>は</w:t>
      </w:r>
      <w:r>
        <w:rPr>
          <w:lang w:eastAsia="ja-JP"/>
        </w:rPr>
        <w:t xml:space="preserve"> </w:t>
      </w:r>
      <m:oMath>
        <m:r>
          <w:rPr>
            <w:rFonts w:ascii="Cambria Math" w:hAnsi="Cambria Math"/>
            <w:lang w:eastAsia="ja-JP"/>
          </w:rPr>
          <m:t>1970</m:t>
        </m:r>
      </m:oMath>
      <w:r>
        <w:rPr>
          <w:lang w:eastAsia="ja-JP"/>
        </w:rPr>
        <w:t xml:space="preserve"> </w:t>
      </w:r>
      <w:r>
        <w:rPr>
          <w:lang w:eastAsia="ja-JP"/>
        </w:rPr>
        <w:t>年から</w:t>
      </w:r>
      <w:r>
        <w:rPr>
          <w:lang w:eastAsia="ja-JP"/>
        </w:rPr>
        <w:t xml:space="preserve"> </w:t>
      </w:r>
      <m:oMath>
        <m:r>
          <w:rPr>
            <w:rFonts w:ascii="Cambria Math" w:hAnsi="Cambria Math"/>
            <w:lang w:eastAsia="ja-JP"/>
          </w:rPr>
          <m:t>30</m:t>
        </m:r>
      </m:oMath>
      <w:r>
        <w:rPr>
          <w:lang w:eastAsia="ja-JP"/>
        </w:rPr>
        <w:t xml:space="preserve"> </w:t>
      </w:r>
      <w:r>
        <w:rPr>
          <w:lang w:eastAsia="ja-JP"/>
        </w:rPr>
        <w:t>年にわたって人口増加を続けた特異な離島である兵庫県姫路市家島町に属する防勢島を研究している．その島に橋はないが，防勢島は自然増が社会減を上回る形で人口が増加しているが，その要因は，養殖への産業構造の変化と埋め立てによる住宅用地の確保，新宅分けという慣行にあると述べられている．</w:t>
      </w:r>
    </w:p>
    <w:p w14:paraId="0FCEA064" w14:textId="77777777" w:rsidR="00692B7C" w:rsidRDefault="008C2AF3">
      <w:pPr>
        <w:pStyle w:val="a0"/>
        <w:rPr>
          <w:lang w:eastAsia="ja-JP"/>
        </w:rPr>
      </w:pPr>
      <w:r>
        <w:rPr>
          <w:lang w:eastAsia="ja-JP"/>
        </w:rPr>
        <w:t>どちらとも言えない立場として，重松</w:t>
      </w:r>
      <w:r>
        <w:rPr>
          <w:lang w:eastAsia="ja-JP"/>
        </w:rPr>
        <w:t xml:space="preserve"> </w:t>
      </w:r>
      <m:oMath>
        <m:r>
          <w:rPr>
            <w:rFonts w:ascii="Cambria Math" w:hAnsi="Cambria Math"/>
            <w:lang w:eastAsia="ja-JP"/>
          </w:rPr>
          <m:t>(2022)</m:t>
        </m:r>
      </m:oMath>
      <w:r>
        <w:rPr>
          <w:lang w:eastAsia="ja-JP"/>
        </w:rPr>
        <w:t xml:space="preserve"> </w:t>
      </w:r>
      <w:r>
        <w:rPr>
          <w:lang w:eastAsia="ja-JP"/>
        </w:rPr>
        <w:t>は</w:t>
      </w:r>
      <w:r>
        <w:rPr>
          <w:lang w:eastAsia="ja-JP"/>
        </w:rPr>
        <w:t xml:space="preserve"> </w:t>
      </w:r>
      <m:oMath>
        <m:r>
          <w:rPr>
            <w:rFonts w:ascii="Cambria Math" w:hAnsi="Cambria Math"/>
            <w:lang w:eastAsia="ja-JP"/>
          </w:rPr>
          <m:t>1980</m:t>
        </m:r>
      </m:oMath>
      <w:r>
        <w:rPr>
          <w:lang w:eastAsia="ja-JP"/>
        </w:rPr>
        <w:t xml:space="preserve"> </w:t>
      </w:r>
      <w:r>
        <w:rPr>
          <w:lang w:eastAsia="ja-JP"/>
        </w:rPr>
        <w:t>から</w:t>
      </w:r>
      <w:r>
        <w:rPr>
          <w:lang w:eastAsia="ja-JP"/>
        </w:rPr>
        <w:t xml:space="preserve"> </w:t>
      </w:r>
      <m:oMath>
        <m:r>
          <w:rPr>
            <w:rFonts w:ascii="Cambria Math" w:hAnsi="Cambria Math"/>
            <w:lang w:eastAsia="ja-JP"/>
          </w:rPr>
          <m:t>2020</m:t>
        </m:r>
      </m:oMath>
      <w:r>
        <w:rPr>
          <w:lang w:eastAsia="ja-JP"/>
        </w:rPr>
        <w:t xml:space="preserve"> </w:t>
      </w:r>
      <w:r>
        <w:rPr>
          <w:lang w:eastAsia="ja-JP"/>
        </w:rPr>
        <w:t>年の</w:t>
      </w:r>
      <w:r>
        <w:rPr>
          <w:lang w:eastAsia="ja-JP"/>
        </w:rPr>
        <w:t xml:space="preserve"> </w:t>
      </w:r>
      <m:oMath>
        <m:r>
          <w:rPr>
            <w:rFonts w:ascii="Cambria Math" w:hAnsi="Cambria Math"/>
            <w:lang w:eastAsia="ja-JP"/>
          </w:rPr>
          <m:t>272</m:t>
        </m:r>
      </m:oMath>
      <w:r>
        <w:rPr>
          <w:lang w:eastAsia="ja-JP"/>
        </w:rPr>
        <w:t xml:space="preserve"> </w:t>
      </w:r>
      <w:r>
        <w:rPr>
          <w:lang w:eastAsia="ja-JP"/>
        </w:rPr>
        <w:t>島を分析対象として，離島の人口変化の要因分析を行っている．被説明変数には人口比率や合計特殊出生率，死亡率，転入率，転出率．説明変数には本土からの距離や平均気温等の自然地域特性，各産業の従業員数等の島内雇用，架橋の有無等の行政の取組，年代別等の人口を用いて重回帰分析をしている．架橋の有無を示すダミー変数のパラメータの推定値に関しては，</w:t>
      </w:r>
      <m:oMath>
        <m:r>
          <w:rPr>
            <w:rFonts w:ascii="Cambria Math" w:hAnsi="Cambria Math"/>
            <w:lang w:eastAsia="ja-JP"/>
          </w:rPr>
          <m:t>2020</m:t>
        </m:r>
      </m:oMath>
      <w:r>
        <w:rPr>
          <w:lang w:eastAsia="ja-JP"/>
        </w:rPr>
        <w:t xml:space="preserve"> </w:t>
      </w:r>
      <w:r>
        <w:rPr>
          <w:lang w:eastAsia="ja-JP"/>
        </w:rPr>
        <w:t>年の人口変化率に対して</w:t>
      </w:r>
      <w:r>
        <w:rPr>
          <w:lang w:eastAsia="ja-JP"/>
        </w:rPr>
        <w:t xml:space="preserve"> </w:t>
      </w:r>
      <m:oMath>
        <m:r>
          <w:rPr>
            <w:rFonts w:ascii="Cambria Math" w:hAnsi="Cambria Math"/>
            <w:lang w:eastAsia="ja-JP"/>
          </w:rPr>
          <m:t>1.25</m:t>
        </m:r>
      </m:oMath>
      <w:r>
        <w:rPr>
          <w:lang w:eastAsia="ja-JP"/>
        </w:rPr>
        <w:t xml:space="preserve"> </w:t>
      </w:r>
      <w:r>
        <w:rPr>
          <w:lang w:eastAsia="ja-JP"/>
        </w:rPr>
        <w:t>と正の影響を与えているが，</w:t>
      </w:r>
      <m:oMath>
        <m:r>
          <w:rPr>
            <w:rFonts w:ascii="Cambria Math" w:hAnsi="Cambria Math"/>
            <w:lang w:eastAsia="ja-JP"/>
          </w:rPr>
          <m:t>2010</m:t>
        </m:r>
      </m:oMath>
      <w:r>
        <w:rPr>
          <w:lang w:eastAsia="ja-JP"/>
        </w:rPr>
        <w:t xml:space="preserve"> </w:t>
      </w:r>
      <w:r>
        <w:rPr>
          <w:lang w:eastAsia="ja-JP"/>
        </w:rPr>
        <w:t>年の転入率に対しては</w:t>
      </w:r>
      <w:r>
        <w:rPr>
          <w:lang w:eastAsia="ja-JP"/>
        </w:rPr>
        <w:t xml:space="preserve"> </w:t>
      </w:r>
      <m:oMath>
        <m:r>
          <w:rPr>
            <w:rFonts w:ascii="Cambria Math" w:hAnsi="Cambria Math"/>
            <w:lang w:eastAsia="ja-JP"/>
          </w:rPr>
          <m:t>-0.52</m:t>
        </m:r>
      </m:oMath>
      <w:r>
        <w:rPr>
          <w:lang w:eastAsia="ja-JP"/>
        </w:rPr>
        <w:t xml:space="preserve"> </w:t>
      </w:r>
      <w:r>
        <w:rPr>
          <w:lang w:eastAsia="ja-JP"/>
        </w:rPr>
        <w:t>，</w:t>
      </w:r>
      <m:oMath>
        <m:r>
          <w:rPr>
            <w:rFonts w:ascii="Cambria Math" w:hAnsi="Cambria Math"/>
            <w:lang w:eastAsia="ja-JP"/>
          </w:rPr>
          <m:t>2010</m:t>
        </m:r>
      </m:oMath>
      <w:r>
        <w:rPr>
          <w:lang w:eastAsia="ja-JP"/>
        </w:rPr>
        <w:t xml:space="preserve"> </w:t>
      </w:r>
      <w:r>
        <w:rPr>
          <w:lang w:eastAsia="ja-JP"/>
        </w:rPr>
        <w:t>年の転出率に対しては</w:t>
      </w:r>
      <w:r>
        <w:rPr>
          <w:lang w:eastAsia="ja-JP"/>
        </w:rPr>
        <w:t xml:space="preserve"> </w:t>
      </w:r>
      <m:oMath>
        <m:r>
          <w:rPr>
            <w:rFonts w:ascii="Cambria Math" w:hAnsi="Cambria Math"/>
            <w:lang w:eastAsia="ja-JP"/>
          </w:rPr>
          <m:t>-0.40</m:t>
        </m:r>
      </m:oMath>
      <w:r>
        <w:rPr>
          <w:lang w:eastAsia="ja-JP"/>
        </w:rPr>
        <w:t xml:space="preserve"> </w:t>
      </w:r>
      <w:r>
        <w:rPr>
          <w:lang w:eastAsia="ja-JP"/>
        </w:rPr>
        <w:t>と負の影響を与えている．</w:t>
      </w:r>
      <m:oMath>
        <m:r>
          <w:rPr>
            <w:rFonts w:ascii="Cambria Math" w:hAnsi="Cambria Math"/>
            <w:lang w:eastAsia="ja-JP"/>
          </w:rPr>
          <m:t>2010</m:t>
        </m:r>
      </m:oMath>
      <w:r>
        <w:rPr>
          <w:lang w:eastAsia="ja-JP"/>
        </w:rPr>
        <w:t xml:space="preserve"> </w:t>
      </w:r>
      <w:r>
        <w:rPr>
          <w:lang w:eastAsia="ja-JP"/>
        </w:rPr>
        <w:t>年時点では転出超過が起きるストロー効果が発生しているが，</w:t>
      </w:r>
      <m:oMath>
        <m:r>
          <w:rPr>
            <w:rFonts w:ascii="Cambria Math" w:hAnsi="Cambria Math"/>
            <w:lang w:eastAsia="ja-JP"/>
          </w:rPr>
          <m:t>2020</m:t>
        </m:r>
      </m:oMath>
      <w:r>
        <w:rPr>
          <w:lang w:eastAsia="ja-JP"/>
        </w:rPr>
        <w:t xml:space="preserve"> </w:t>
      </w:r>
      <w:r>
        <w:rPr>
          <w:lang w:eastAsia="ja-JP"/>
        </w:rPr>
        <w:t>年ではストロー効果を起こしていないと述べられている．</w:t>
      </w:r>
    </w:p>
    <w:p w14:paraId="04EBC5D8" w14:textId="77777777" w:rsidR="00692B7C" w:rsidRDefault="008C2AF3">
      <w:pPr>
        <w:pStyle w:val="a0"/>
        <w:rPr>
          <w:lang w:eastAsia="ja-JP"/>
        </w:rPr>
      </w:pPr>
      <w:r>
        <w:rPr>
          <w:lang w:eastAsia="ja-JP"/>
        </w:rPr>
        <w:lastRenderedPageBreak/>
        <w:t>これらの先行研究は，個別の離島における架橋の影響を詳細に分析しているものや，複数の離島を用いて類型化や要因分析を行っているものがあるが，離島架橋に注目してその平均的な効果を定量的に検証した研究は存在しない．本研究は，複数の離島における架橋前後のデータを用いて，離島架橋の動的な介入効果を推定する点に新規性がある．</w:t>
      </w:r>
    </w:p>
    <w:p w14:paraId="641194B5" w14:textId="77777777" w:rsidR="00692B7C" w:rsidRDefault="008C2AF3">
      <w:pPr>
        <w:pStyle w:val="a0"/>
        <w:rPr>
          <w:lang w:eastAsia="ja-JP"/>
        </w:rPr>
      </w:pPr>
      <w:r>
        <w:rPr>
          <w:lang w:eastAsia="ja-JP"/>
        </w:rPr>
        <w:t>また本研究は，インフラ投資の政策効果を実証的に検証することで，離島振興政策の立案に示唆を与える点で社会的意義を持つ．離島架橋が人口維持に有効であれば，政府は離島架橋への財政支出を通じて離島の経済活動の活性化や生活環境の向上を図ることができる．一方，効果が限定的であれば，政府は他の政策手段を検討することで，有限な資源のより効果的な配分を目指すことができる．</w:t>
      </w:r>
    </w:p>
    <w:p w14:paraId="1182C829" w14:textId="7AD1DF7B" w:rsidR="00692B7C" w:rsidRDefault="008C2AF3">
      <w:pPr>
        <w:pStyle w:val="a0"/>
        <w:rPr>
          <w:lang w:eastAsia="ja-JP"/>
        </w:rPr>
      </w:pPr>
      <w:r>
        <w:rPr>
          <w:lang w:eastAsia="ja-JP"/>
        </w:rPr>
        <w:t>本稿の構成は以下の通りである．第</w:t>
      </w:r>
      <w:r>
        <w:rPr>
          <w:lang w:eastAsia="ja-JP"/>
        </w:rPr>
        <w:t xml:space="preserve"> </w:t>
      </w:r>
      <m:oMath>
        <m:r>
          <w:rPr>
            <w:rFonts w:ascii="Cambria Math" w:hAnsi="Cambria Math"/>
            <w:lang w:eastAsia="ja-JP"/>
          </w:rPr>
          <m:t>2</m:t>
        </m:r>
      </m:oMath>
      <w:r>
        <w:rPr>
          <w:lang w:eastAsia="ja-JP"/>
        </w:rPr>
        <w:t xml:space="preserve"> </w:t>
      </w:r>
      <w:commentRangeStart w:id="19"/>
      <w:ins w:id="20" w:author="tomoyoshi yabu" w:date="2025-01-15T09:36:00Z" w16du:dateUtc="2025-01-15T00:36:00Z">
        <w:r w:rsidR="00116D5F">
          <w:rPr>
            <w:rFonts w:hint="eastAsia"/>
            <w:lang w:eastAsia="ja-JP"/>
          </w:rPr>
          <w:t>節</w:t>
        </w:r>
        <w:commentRangeEnd w:id="19"/>
        <w:r w:rsidR="00116D5F">
          <w:rPr>
            <w:rStyle w:val="af1"/>
          </w:rPr>
          <w:commentReference w:id="19"/>
        </w:r>
      </w:ins>
      <w:del w:id="21" w:author="tomoyoshi yabu" w:date="2025-01-15T09:36:00Z" w16du:dateUtc="2025-01-15T00:36:00Z">
        <w:r w:rsidDel="00116D5F">
          <w:rPr>
            <w:lang w:eastAsia="ja-JP"/>
          </w:rPr>
          <w:delText>章</w:delText>
        </w:r>
      </w:del>
      <w:r>
        <w:rPr>
          <w:lang w:eastAsia="ja-JP"/>
        </w:rPr>
        <w:t>では分析手法を説明する．第</w:t>
      </w:r>
      <w:r>
        <w:rPr>
          <w:lang w:eastAsia="ja-JP"/>
        </w:rPr>
        <w:t xml:space="preserve"> </w:t>
      </w:r>
      <m:oMath>
        <m:r>
          <w:rPr>
            <w:rFonts w:ascii="Cambria Math" w:hAnsi="Cambria Math"/>
            <w:lang w:eastAsia="ja-JP"/>
          </w:rPr>
          <m:t>3</m:t>
        </m:r>
      </m:oMath>
      <w:r>
        <w:rPr>
          <w:lang w:eastAsia="ja-JP"/>
        </w:rPr>
        <w:t xml:space="preserve"> </w:t>
      </w:r>
      <w:r>
        <w:rPr>
          <w:lang w:eastAsia="ja-JP"/>
        </w:rPr>
        <w:t>章では分析結果を示し，第</w:t>
      </w:r>
      <w:r>
        <w:rPr>
          <w:lang w:eastAsia="ja-JP"/>
        </w:rPr>
        <w:t xml:space="preserve"> </w:t>
      </w:r>
      <m:oMath>
        <m:r>
          <w:rPr>
            <w:rFonts w:ascii="Cambria Math" w:hAnsi="Cambria Math"/>
            <w:lang w:eastAsia="ja-JP"/>
          </w:rPr>
          <m:t>4</m:t>
        </m:r>
      </m:oMath>
      <w:r>
        <w:rPr>
          <w:lang w:eastAsia="ja-JP"/>
        </w:rPr>
        <w:t xml:space="preserve"> </w:t>
      </w:r>
      <w:r>
        <w:rPr>
          <w:lang w:eastAsia="ja-JP"/>
        </w:rPr>
        <w:t>章では実際の人口データと照らし合わせながら考察を述べ，第</w:t>
      </w:r>
      <w:r>
        <w:rPr>
          <w:lang w:eastAsia="ja-JP"/>
        </w:rPr>
        <w:t xml:space="preserve"> </w:t>
      </w:r>
      <m:oMath>
        <m:r>
          <w:rPr>
            <w:rFonts w:ascii="Cambria Math" w:hAnsi="Cambria Math"/>
            <w:lang w:eastAsia="ja-JP"/>
          </w:rPr>
          <m:t>5</m:t>
        </m:r>
      </m:oMath>
      <w:r>
        <w:rPr>
          <w:lang w:eastAsia="ja-JP"/>
        </w:rPr>
        <w:t xml:space="preserve"> </w:t>
      </w:r>
      <w:r>
        <w:rPr>
          <w:lang w:eastAsia="ja-JP"/>
        </w:rPr>
        <w:t>章ではまとめを行う．</w:t>
      </w:r>
    </w:p>
    <w:p w14:paraId="61458FA7" w14:textId="77777777" w:rsidR="00692B7C" w:rsidRDefault="008C2AF3">
      <w:pPr>
        <w:pStyle w:val="2"/>
        <w:rPr>
          <w:lang w:eastAsia="ja-JP"/>
        </w:rPr>
      </w:pPr>
      <w:bookmarkStart w:id="22" w:name="分析手法"/>
      <m:oMath>
        <m:r>
          <m:rPr>
            <m:sty m:val="bi"/>
          </m:rPr>
          <w:rPr>
            <w:rFonts w:ascii="Cambria Math" w:hAnsi="Cambria Math"/>
            <w:lang w:eastAsia="ja-JP"/>
          </w:rPr>
          <m:t>2.</m:t>
        </m:r>
      </m:oMath>
      <w:r>
        <w:rPr>
          <w:lang w:eastAsia="ja-JP"/>
        </w:rPr>
        <w:t xml:space="preserve"> </w:t>
      </w:r>
      <w:r>
        <w:rPr>
          <w:lang w:eastAsia="ja-JP"/>
        </w:rPr>
        <w:t>分析手法</w:t>
      </w:r>
      <w:bookmarkEnd w:id="22"/>
    </w:p>
    <w:p w14:paraId="44A4F3CD" w14:textId="4C56CCDE" w:rsidR="00692B7C" w:rsidRDefault="008C2AF3" w:rsidP="00116D5F">
      <w:pPr>
        <w:pStyle w:val="FirstParagraph"/>
        <w:ind w:firstLineChars="100" w:firstLine="210"/>
        <w:rPr>
          <w:lang w:eastAsia="ja-JP"/>
        </w:rPr>
        <w:pPrChange w:id="23" w:author="tomoyoshi yabu" w:date="2025-01-15T09:37:00Z" w16du:dateUtc="2025-01-15T00:37:00Z">
          <w:pPr>
            <w:pStyle w:val="FirstParagraph"/>
          </w:pPr>
        </w:pPrChange>
      </w:pPr>
      <w:r>
        <w:rPr>
          <w:lang w:eastAsia="ja-JP"/>
        </w:rPr>
        <w:t>本</w:t>
      </w:r>
      <w:ins w:id="24" w:author="tomoyoshi yabu" w:date="2025-01-15T09:36:00Z" w16du:dateUtc="2025-01-15T00:36:00Z">
        <w:r w:rsidR="00116D5F">
          <w:rPr>
            <w:rFonts w:hint="eastAsia"/>
            <w:lang w:eastAsia="ja-JP"/>
          </w:rPr>
          <w:t>節</w:t>
        </w:r>
      </w:ins>
      <w:del w:id="25" w:author="tomoyoshi yabu" w:date="2025-01-15T09:36:00Z" w16du:dateUtc="2025-01-15T00:36:00Z">
        <w:r w:rsidDel="00116D5F">
          <w:rPr>
            <w:lang w:eastAsia="ja-JP"/>
          </w:rPr>
          <w:delText>章</w:delText>
        </w:r>
      </w:del>
      <w:r>
        <w:rPr>
          <w:lang w:eastAsia="ja-JP"/>
        </w:rPr>
        <w:t>では，まず使用するデータの説明をし，次に平行トレンドの仮定の検証をした後，</w:t>
      </w:r>
      <m:oMath>
        <m:r>
          <w:rPr>
            <w:rFonts w:ascii="Cambria Math" w:hAnsi="Cambria Math"/>
            <w:lang w:eastAsia="ja-JP"/>
          </w:rPr>
          <m:t>3</m:t>
        </m:r>
      </m:oMath>
      <w:r>
        <w:rPr>
          <w:lang w:eastAsia="ja-JP"/>
        </w:rPr>
        <w:t xml:space="preserve"> </w:t>
      </w:r>
      <w:r>
        <w:rPr>
          <w:lang w:eastAsia="ja-JP"/>
        </w:rPr>
        <w:t>つのモデルを紹介する．最後に</w:t>
      </w:r>
      <w:r>
        <w:rPr>
          <w:lang w:eastAsia="ja-JP"/>
        </w:rPr>
        <w:t xml:space="preserve"> </w:t>
      </w:r>
      <m:oMath>
        <m:r>
          <m:rPr>
            <m:nor/>
          </m:rPr>
          <w:rPr>
            <w:lang w:eastAsia="ja-JP"/>
          </w:rPr>
          <m:t>Student-t</m:t>
        </m:r>
      </m:oMath>
      <w:r>
        <w:rPr>
          <w:lang w:eastAsia="ja-JP"/>
        </w:rPr>
        <w:t xml:space="preserve"> </w:t>
      </w:r>
      <w:r>
        <w:rPr>
          <w:lang w:eastAsia="ja-JP"/>
        </w:rPr>
        <w:t>分布を用いたロバスト推定を説明する．</w:t>
      </w:r>
    </w:p>
    <w:p w14:paraId="0729DC2A" w14:textId="77777777" w:rsidR="00692B7C" w:rsidRDefault="008C2AF3">
      <w:pPr>
        <w:pStyle w:val="3"/>
        <w:rPr>
          <w:lang w:eastAsia="ja-JP"/>
        </w:rPr>
      </w:pPr>
      <w:bookmarkStart w:id="26" w:name="使用データ"/>
      <m:oMath>
        <m:r>
          <m:rPr>
            <m:sty m:val="bi"/>
          </m:rPr>
          <w:rPr>
            <w:rFonts w:ascii="Cambria Math" w:hAnsi="Cambria Math"/>
            <w:lang w:eastAsia="ja-JP"/>
          </w:rPr>
          <m:t>2.1</m:t>
        </m:r>
      </m:oMath>
      <w:r>
        <w:rPr>
          <w:lang w:eastAsia="ja-JP"/>
        </w:rPr>
        <w:t xml:space="preserve"> </w:t>
      </w:r>
      <w:r>
        <w:rPr>
          <w:lang w:eastAsia="ja-JP"/>
        </w:rPr>
        <w:t>使用データ</w:t>
      </w:r>
      <w:bookmarkEnd w:id="26"/>
    </w:p>
    <w:p w14:paraId="6BEFDED1" w14:textId="6754E758" w:rsidR="00692B7C" w:rsidDel="00116D5F" w:rsidRDefault="008C2AF3" w:rsidP="00116D5F">
      <w:pPr>
        <w:pStyle w:val="FirstParagraph"/>
        <w:ind w:firstLineChars="100" w:firstLine="210"/>
        <w:rPr>
          <w:del w:id="27" w:author="tomoyoshi yabu" w:date="2025-01-15T09:37:00Z" w16du:dateUtc="2025-01-15T00:37:00Z"/>
          <w:lang w:eastAsia="ja-JP"/>
        </w:rPr>
        <w:pPrChange w:id="28" w:author="tomoyoshi yabu" w:date="2025-01-15T09:37:00Z" w16du:dateUtc="2025-01-15T00:37:00Z">
          <w:pPr>
            <w:pStyle w:val="FirstParagraph"/>
          </w:pPr>
        </w:pPrChange>
      </w:pPr>
      <w:r>
        <w:rPr>
          <w:lang w:eastAsia="ja-JP"/>
        </w:rPr>
        <w:t>本稿の実証分析では，島別のアンバランスドパネルデータを使用する．分析対象の島は瀬戸内地域を中心に中国・四国地方から選択した</w:t>
      </w:r>
      <w:r>
        <w:rPr>
          <w:lang w:eastAsia="ja-JP"/>
        </w:rPr>
        <w:t xml:space="preserve"> </w:t>
      </w:r>
      <m:oMath>
        <m:r>
          <w:rPr>
            <w:rFonts w:ascii="Cambria Math" w:hAnsi="Cambria Math"/>
            <w:lang w:eastAsia="ja-JP"/>
          </w:rPr>
          <m:t>78</m:t>
        </m:r>
      </m:oMath>
      <w:r>
        <w:rPr>
          <w:lang w:eastAsia="ja-JP"/>
        </w:rPr>
        <w:t xml:space="preserve"> </w:t>
      </w:r>
      <w:r>
        <w:rPr>
          <w:lang w:eastAsia="ja-JP"/>
        </w:rPr>
        <w:t>島であり，介入群</w:t>
      </w:r>
      <w:r>
        <w:rPr>
          <w:lang w:eastAsia="ja-JP"/>
        </w:rPr>
        <w:t xml:space="preserve"> </w:t>
      </w:r>
      <m:oMath>
        <m:r>
          <w:rPr>
            <w:rFonts w:ascii="Cambria Math" w:hAnsi="Cambria Math"/>
            <w:lang w:eastAsia="ja-JP"/>
          </w:rPr>
          <m:t>33</m:t>
        </m:r>
      </m:oMath>
      <w:r>
        <w:rPr>
          <w:lang w:eastAsia="ja-JP"/>
        </w:rPr>
        <w:t xml:space="preserve"> </w:t>
      </w:r>
      <w:r>
        <w:rPr>
          <w:lang w:eastAsia="ja-JP"/>
        </w:rPr>
        <w:t>島，対照群</w:t>
      </w:r>
      <w:r>
        <w:rPr>
          <w:lang w:eastAsia="ja-JP"/>
        </w:rPr>
        <w:t xml:space="preserve"> </w:t>
      </w:r>
      <m:oMath>
        <m:r>
          <w:rPr>
            <w:rFonts w:ascii="Cambria Math" w:hAnsi="Cambria Math"/>
            <w:lang w:eastAsia="ja-JP"/>
          </w:rPr>
          <m:t>45</m:t>
        </m:r>
      </m:oMath>
      <w:r>
        <w:rPr>
          <w:lang w:eastAsia="ja-JP"/>
        </w:rPr>
        <w:t xml:space="preserve"> </w:t>
      </w:r>
      <w:r>
        <w:rPr>
          <w:lang w:eastAsia="ja-JP"/>
        </w:rPr>
        <w:t>島とする．</w:t>
      </w:r>
      <w:r>
        <w:rPr>
          <w:lang w:eastAsia="ja-JP"/>
        </w:rPr>
        <w:t xml:space="preserve"> </w:t>
      </w:r>
      <w:r>
        <w:rPr>
          <w:lang w:eastAsia="ja-JP"/>
        </w:rPr>
        <w:t>介入群の選定基準は，架橋前の人口データが入手可能かどうかであり，対照群の選定基準は，本土もしくは他の島からの距離が</w:t>
      </w:r>
      <w:r>
        <w:rPr>
          <w:lang w:eastAsia="ja-JP"/>
        </w:rPr>
        <w:t xml:space="preserve"> </w:t>
      </w:r>
      <m:oMath>
        <m:r>
          <w:rPr>
            <w:rFonts w:ascii="Cambria Math" w:hAnsi="Cambria Math"/>
            <w:lang w:eastAsia="ja-JP"/>
          </w:rPr>
          <m:t>1991m</m:t>
        </m:r>
      </m:oMath>
      <w:r>
        <w:rPr>
          <w:lang w:eastAsia="ja-JP"/>
        </w:rPr>
        <w:t xml:space="preserve"> </w:t>
      </w:r>
      <w:r>
        <w:rPr>
          <w:lang w:eastAsia="ja-JP"/>
        </w:rPr>
        <w:t>以内であるかどうかである．</w:t>
      </w:r>
      <m:oMath>
        <m:r>
          <w:rPr>
            <w:rFonts w:ascii="Cambria Math" w:hAnsi="Cambria Math"/>
            <w:lang w:eastAsia="ja-JP"/>
          </w:rPr>
          <m:t>1991m</m:t>
        </m:r>
      </m:oMath>
      <w:r>
        <w:rPr>
          <w:lang w:eastAsia="ja-JP"/>
        </w:rPr>
        <w:t xml:space="preserve"> </w:t>
      </w:r>
      <w:r>
        <w:rPr>
          <w:lang w:eastAsia="ja-JP"/>
        </w:rPr>
        <w:t>はギネスブックに掲載されていた元世界最長の吊り橋である明石海峡大橋の全長であり，これよりも距離が長い場合は，技術の進歩を加味しても，いずれ架橋される可能性は低い．また離れすぎていると人口動態が異なる場合があるため，対照群として適さないと判断した．</w:t>
      </w:r>
      <w:r>
        <w:rPr>
          <w:lang w:eastAsia="ja-JP"/>
        </w:rPr>
        <w:t xml:space="preserve"> </w:t>
      </w:r>
      <w:r>
        <w:rPr>
          <w:lang w:eastAsia="ja-JP"/>
        </w:rPr>
        <w:t>分析期間は最長で</w:t>
      </w:r>
      <w:r>
        <w:rPr>
          <w:lang w:eastAsia="ja-JP"/>
        </w:rPr>
        <w:t xml:space="preserve"> </w:t>
      </w:r>
      <m:oMath>
        <m:r>
          <w:rPr>
            <w:rFonts w:ascii="Cambria Math" w:hAnsi="Cambria Math"/>
            <w:lang w:eastAsia="ja-JP"/>
          </w:rPr>
          <m:t>1960</m:t>
        </m:r>
      </m:oMath>
      <w:r>
        <w:rPr>
          <w:lang w:eastAsia="ja-JP"/>
        </w:rPr>
        <w:t xml:space="preserve"> </w:t>
      </w:r>
      <w:r>
        <w:rPr>
          <w:lang w:eastAsia="ja-JP"/>
        </w:rPr>
        <w:t>年から</w:t>
      </w:r>
      <w:r>
        <w:rPr>
          <w:lang w:eastAsia="ja-JP"/>
        </w:rPr>
        <w:t xml:space="preserve"> </w:t>
      </w:r>
      <m:oMath>
        <m:r>
          <w:rPr>
            <w:rFonts w:ascii="Cambria Math" w:hAnsi="Cambria Math"/>
            <w:lang w:eastAsia="ja-JP"/>
          </w:rPr>
          <m:t>2020</m:t>
        </m:r>
      </m:oMath>
      <w:r>
        <w:rPr>
          <w:lang w:eastAsia="ja-JP"/>
        </w:rPr>
        <w:t xml:space="preserve"> </w:t>
      </w:r>
      <w:r>
        <w:rPr>
          <w:lang w:eastAsia="ja-JP"/>
        </w:rPr>
        <w:t>年，最短で</w:t>
      </w:r>
      <w:r>
        <w:rPr>
          <w:lang w:eastAsia="ja-JP"/>
        </w:rPr>
        <w:t xml:space="preserve"> </w:t>
      </w:r>
      <m:oMath>
        <m:r>
          <w:rPr>
            <w:rFonts w:ascii="Cambria Math" w:hAnsi="Cambria Math"/>
            <w:lang w:eastAsia="ja-JP"/>
          </w:rPr>
          <m:t>1995</m:t>
        </m:r>
      </m:oMath>
      <w:r>
        <w:rPr>
          <w:lang w:eastAsia="ja-JP"/>
        </w:rPr>
        <w:t xml:space="preserve"> </w:t>
      </w:r>
      <w:r>
        <w:rPr>
          <w:lang w:eastAsia="ja-JP"/>
        </w:rPr>
        <w:t>年から</w:t>
      </w:r>
      <w:r>
        <w:rPr>
          <w:lang w:eastAsia="ja-JP"/>
        </w:rPr>
        <w:t xml:space="preserve"> </w:t>
      </w:r>
      <m:oMath>
        <m:r>
          <w:rPr>
            <w:rFonts w:ascii="Cambria Math" w:hAnsi="Cambria Math"/>
            <w:lang w:eastAsia="ja-JP"/>
          </w:rPr>
          <m:t>2020</m:t>
        </m:r>
      </m:oMath>
      <w:r>
        <w:rPr>
          <w:lang w:eastAsia="ja-JP"/>
        </w:rPr>
        <w:t xml:space="preserve"> </w:t>
      </w:r>
      <w:r>
        <w:rPr>
          <w:lang w:eastAsia="ja-JP"/>
        </w:rPr>
        <w:t>年までとし，国勢調査を基本とした</w:t>
      </w:r>
      <w:r>
        <w:rPr>
          <w:lang w:eastAsia="ja-JP"/>
        </w:rPr>
        <w:t xml:space="preserve"> </w:t>
      </w:r>
      <m:oMath>
        <m:r>
          <w:rPr>
            <w:rFonts w:ascii="Cambria Math" w:hAnsi="Cambria Math"/>
            <w:lang w:eastAsia="ja-JP"/>
          </w:rPr>
          <m:t>5</m:t>
        </m:r>
      </m:oMath>
      <w:r>
        <w:rPr>
          <w:lang w:eastAsia="ja-JP"/>
        </w:rPr>
        <w:t xml:space="preserve"> </w:t>
      </w:r>
      <w:r>
        <w:rPr>
          <w:lang w:eastAsia="ja-JP"/>
        </w:rPr>
        <w:t>年毎のデータを用いる．</w:t>
      </w:r>
      <w:r>
        <w:rPr>
          <w:lang w:eastAsia="ja-JP"/>
        </w:rPr>
        <w:t xml:space="preserve"> </w:t>
      </w:r>
      <w:r>
        <w:rPr>
          <w:lang w:eastAsia="ja-JP"/>
        </w:rPr>
        <w:t>人口データは主に国勢調査から取得</w:t>
      </w:r>
      <w:r>
        <w:rPr>
          <w:rStyle w:val="ad"/>
        </w:rPr>
        <w:footnoteReference w:id="1"/>
      </w:r>
      <w:r>
        <w:rPr>
          <w:lang w:eastAsia="ja-JP"/>
        </w:rPr>
        <w:t>し，足りない部分は離島統計年報や地方自治体のウェブサイトから補完した．</w:t>
      </w:r>
      <w:r>
        <w:rPr>
          <w:lang w:eastAsia="ja-JP"/>
        </w:rPr>
        <w:t xml:space="preserve"> </w:t>
      </w:r>
      <w:r>
        <w:rPr>
          <w:lang w:eastAsia="ja-JP"/>
        </w:rPr>
        <w:t>橋の開通年は地方自治体のウェブサイトを参照し，その島で最初に開通した橋の開通年を採用した．地方自治体のウェブサイトが見つからない場合は，</w:t>
      </w:r>
      <w:r>
        <w:rPr>
          <w:lang w:eastAsia="ja-JP"/>
        </w:rPr>
        <w:t xml:space="preserve">Wikipedia </w:t>
      </w:r>
      <w:r>
        <w:rPr>
          <w:lang w:eastAsia="ja-JP"/>
        </w:rPr>
        <w:t>「日本の離島架橋」を参照した</w:t>
      </w:r>
      <w:r>
        <w:rPr>
          <w:rStyle w:val="ad"/>
        </w:rPr>
        <w:footnoteReference w:id="2"/>
      </w:r>
      <w:r>
        <w:rPr>
          <w:lang w:eastAsia="ja-JP"/>
        </w:rPr>
        <w:t>．</w:t>
      </w:r>
      <w:ins w:id="29" w:author="tomoyoshi yabu" w:date="2025-01-15T09:37:00Z" w16du:dateUtc="2025-01-15T00:37:00Z">
        <w:r w:rsidR="00116D5F" w:rsidDel="00116D5F">
          <w:rPr>
            <w:lang w:eastAsia="ja-JP"/>
          </w:rPr>
          <w:t xml:space="preserve"> </w:t>
        </w:r>
      </w:ins>
    </w:p>
    <w:tbl>
      <w:tblPr>
        <w:tblStyle w:val="Table"/>
        <w:tblW w:w="0" w:type="pct"/>
        <w:jc w:val="center"/>
        <w:tblLook w:val="07E0" w:firstRow="1" w:lastRow="1" w:firstColumn="1" w:lastColumn="1" w:noHBand="1" w:noVBand="1"/>
      </w:tblPr>
      <w:tblGrid>
        <w:gridCol w:w="1266"/>
        <w:gridCol w:w="5852"/>
      </w:tblGrid>
      <w:tr w:rsidR="00692B7C" w:rsidDel="00116D5F" w14:paraId="1DD0C0FB" w14:textId="03176556" w:rsidTr="00E22F91">
        <w:trPr>
          <w:jc w:val="center"/>
          <w:del w:id="30" w:author="tomoyoshi yabu" w:date="2025-01-15T09:37:00Z" w16du:dateUtc="2025-01-15T00:37:00Z"/>
        </w:trPr>
        <w:tc>
          <w:tcPr>
            <w:tcW w:w="0" w:type="auto"/>
            <w:tcBorders>
              <w:bottom w:val="single" w:sz="0" w:space="0" w:color="auto"/>
            </w:tcBorders>
            <w:vAlign w:val="bottom"/>
          </w:tcPr>
          <w:p w14:paraId="6C43F487" w14:textId="2B6B5AC1" w:rsidR="00692B7C" w:rsidDel="00116D5F" w:rsidRDefault="008C2AF3" w:rsidP="00116D5F">
            <w:pPr>
              <w:pStyle w:val="FirstParagraph"/>
              <w:ind w:firstLineChars="100" w:firstLine="210"/>
              <w:rPr>
                <w:del w:id="31" w:author="tomoyoshi yabu" w:date="2025-01-15T09:37:00Z" w16du:dateUtc="2025-01-15T00:37:00Z"/>
                <w:lang w:eastAsia="ja-JP"/>
              </w:rPr>
              <w:pPrChange w:id="32" w:author="tomoyoshi yabu" w:date="2025-01-15T09:37:00Z" w16du:dateUtc="2025-01-15T00:37:00Z">
                <w:pPr>
                  <w:pStyle w:val="Compact"/>
                </w:pPr>
              </w:pPrChange>
            </w:pPr>
            <w:commentRangeStart w:id="33"/>
            <w:del w:id="34" w:author="tomoyoshi yabu" w:date="2025-01-15T09:37:00Z" w16du:dateUtc="2025-01-15T00:37:00Z">
              <w:r w:rsidDel="00116D5F">
                <w:rPr>
                  <w:lang w:eastAsia="ja-JP"/>
                </w:rPr>
                <w:delText>項目</w:delText>
              </w:r>
            </w:del>
          </w:p>
        </w:tc>
        <w:tc>
          <w:tcPr>
            <w:tcW w:w="0" w:type="auto"/>
            <w:tcBorders>
              <w:bottom w:val="single" w:sz="0" w:space="0" w:color="auto"/>
            </w:tcBorders>
            <w:vAlign w:val="bottom"/>
          </w:tcPr>
          <w:p w14:paraId="0608E1F2" w14:textId="287A9E4B" w:rsidR="00692B7C" w:rsidDel="00116D5F" w:rsidRDefault="008C2AF3" w:rsidP="00116D5F">
            <w:pPr>
              <w:pStyle w:val="FirstParagraph"/>
              <w:ind w:firstLineChars="100" w:firstLine="210"/>
              <w:rPr>
                <w:del w:id="35" w:author="tomoyoshi yabu" w:date="2025-01-15T09:37:00Z" w16du:dateUtc="2025-01-15T00:37:00Z"/>
                <w:lang w:eastAsia="ja-JP"/>
              </w:rPr>
              <w:pPrChange w:id="36" w:author="tomoyoshi yabu" w:date="2025-01-15T09:37:00Z" w16du:dateUtc="2025-01-15T00:37:00Z">
                <w:pPr>
                  <w:pStyle w:val="Compact"/>
                </w:pPr>
              </w:pPrChange>
            </w:pPr>
            <w:del w:id="37" w:author="tomoyoshi yabu" w:date="2025-01-15T09:37:00Z" w16du:dateUtc="2025-01-15T00:37:00Z">
              <w:r w:rsidDel="00116D5F">
                <w:rPr>
                  <w:lang w:eastAsia="ja-JP"/>
                </w:rPr>
                <w:delText>出典</w:delText>
              </w:r>
            </w:del>
          </w:p>
        </w:tc>
      </w:tr>
      <w:tr w:rsidR="00692B7C" w:rsidDel="00116D5F" w14:paraId="00AF83B2" w14:textId="2CBB0D77" w:rsidTr="00E22F91">
        <w:trPr>
          <w:jc w:val="center"/>
          <w:del w:id="38" w:author="tomoyoshi yabu" w:date="2025-01-15T09:37:00Z" w16du:dateUtc="2025-01-15T00:37:00Z"/>
        </w:trPr>
        <w:tc>
          <w:tcPr>
            <w:tcW w:w="0" w:type="auto"/>
          </w:tcPr>
          <w:p w14:paraId="6C881C45" w14:textId="4ED7E1CF" w:rsidR="00692B7C" w:rsidDel="00116D5F" w:rsidRDefault="008C2AF3" w:rsidP="00116D5F">
            <w:pPr>
              <w:pStyle w:val="FirstParagraph"/>
              <w:ind w:firstLineChars="100" w:firstLine="210"/>
              <w:rPr>
                <w:del w:id="39" w:author="tomoyoshi yabu" w:date="2025-01-15T09:37:00Z" w16du:dateUtc="2025-01-15T00:37:00Z"/>
                <w:lang w:eastAsia="ja-JP"/>
              </w:rPr>
              <w:pPrChange w:id="40" w:author="tomoyoshi yabu" w:date="2025-01-15T09:37:00Z" w16du:dateUtc="2025-01-15T00:37:00Z">
                <w:pPr>
                  <w:pStyle w:val="Compact"/>
                </w:pPr>
              </w:pPrChange>
            </w:pPr>
            <w:del w:id="41" w:author="tomoyoshi yabu" w:date="2025-01-15T09:37:00Z" w16du:dateUtc="2025-01-15T00:37:00Z">
              <w:r w:rsidDel="00116D5F">
                <w:rPr>
                  <w:lang w:eastAsia="ja-JP"/>
                </w:rPr>
                <w:delText>人口</w:delText>
              </w:r>
            </w:del>
          </w:p>
        </w:tc>
        <w:tc>
          <w:tcPr>
            <w:tcW w:w="0" w:type="auto"/>
          </w:tcPr>
          <w:p w14:paraId="3CB18105" w14:textId="25DD0FFC" w:rsidR="00692B7C" w:rsidDel="00116D5F" w:rsidRDefault="008C2AF3" w:rsidP="00116D5F">
            <w:pPr>
              <w:pStyle w:val="FirstParagraph"/>
              <w:ind w:firstLineChars="100" w:firstLine="210"/>
              <w:rPr>
                <w:del w:id="42" w:author="tomoyoshi yabu" w:date="2025-01-15T09:37:00Z" w16du:dateUtc="2025-01-15T00:37:00Z"/>
                <w:lang w:eastAsia="ja-JP"/>
              </w:rPr>
              <w:pPrChange w:id="43" w:author="tomoyoshi yabu" w:date="2025-01-15T09:37:00Z" w16du:dateUtc="2025-01-15T00:37:00Z">
                <w:pPr>
                  <w:pStyle w:val="Compact"/>
                </w:pPr>
              </w:pPrChange>
            </w:pPr>
            <w:del w:id="44" w:author="tomoyoshi yabu" w:date="2025-01-15T09:37:00Z" w16du:dateUtc="2025-01-15T00:37:00Z">
              <w:r w:rsidDel="00116D5F">
                <w:rPr>
                  <w:lang w:eastAsia="ja-JP"/>
                </w:rPr>
                <w:delText>国勢調査離島統計年報地方自治体のウェブサイト等</w:delText>
              </w:r>
            </w:del>
          </w:p>
        </w:tc>
      </w:tr>
      <w:tr w:rsidR="00692B7C" w:rsidDel="00116D5F" w14:paraId="58A45BA0" w14:textId="4E09547D" w:rsidTr="00E22F91">
        <w:trPr>
          <w:jc w:val="center"/>
          <w:del w:id="45" w:author="tomoyoshi yabu" w:date="2025-01-15T09:37:00Z" w16du:dateUtc="2025-01-15T00:37:00Z"/>
        </w:trPr>
        <w:tc>
          <w:tcPr>
            <w:tcW w:w="0" w:type="auto"/>
          </w:tcPr>
          <w:p w14:paraId="685C0633" w14:textId="6BF05FDE" w:rsidR="00692B7C" w:rsidDel="00116D5F" w:rsidRDefault="008C2AF3" w:rsidP="00116D5F">
            <w:pPr>
              <w:pStyle w:val="FirstParagraph"/>
              <w:ind w:firstLineChars="100" w:firstLine="210"/>
              <w:rPr>
                <w:del w:id="46" w:author="tomoyoshi yabu" w:date="2025-01-15T09:37:00Z" w16du:dateUtc="2025-01-15T00:37:00Z"/>
                <w:lang w:eastAsia="ja-JP"/>
              </w:rPr>
              <w:pPrChange w:id="47" w:author="tomoyoshi yabu" w:date="2025-01-15T09:37:00Z" w16du:dateUtc="2025-01-15T00:37:00Z">
                <w:pPr>
                  <w:pStyle w:val="Compact"/>
                </w:pPr>
              </w:pPrChange>
            </w:pPr>
            <w:del w:id="48" w:author="tomoyoshi yabu" w:date="2025-01-15T09:37:00Z" w16du:dateUtc="2025-01-15T00:37:00Z">
              <w:r w:rsidDel="00116D5F">
                <w:rPr>
                  <w:lang w:eastAsia="ja-JP"/>
                </w:rPr>
                <w:delText>橋の開通</w:delText>
              </w:r>
              <w:r w:rsidDel="00116D5F">
                <w:rPr>
                  <w:lang w:eastAsia="ja-JP"/>
                </w:rPr>
                <w:lastRenderedPageBreak/>
                <w:delText>年</w:delText>
              </w:r>
            </w:del>
          </w:p>
        </w:tc>
        <w:tc>
          <w:tcPr>
            <w:tcW w:w="0" w:type="auto"/>
          </w:tcPr>
          <w:p w14:paraId="2D66B7C2" w14:textId="1CF715BA" w:rsidR="00692B7C" w:rsidDel="00116D5F" w:rsidRDefault="008C2AF3" w:rsidP="00116D5F">
            <w:pPr>
              <w:pStyle w:val="FirstParagraph"/>
              <w:ind w:firstLineChars="100" w:firstLine="210"/>
              <w:rPr>
                <w:del w:id="49" w:author="tomoyoshi yabu" w:date="2025-01-15T09:37:00Z" w16du:dateUtc="2025-01-15T00:37:00Z"/>
                <w:lang w:eastAsia="ja-JP"/>
              </w:rPr>
              <w:pPrChange w:id="50" w:author="tomoyoshi yabu" w:date="2025-01-15T09:37:00Z" w16du:dateUtc="2025-01-15T00:37:00Z">
                <w:pPr>
                  <w:pStyle w:val="Compact"/>
                </w:pPr>
              </w:pPrChange>
            </w:pPr>
            <w:del w:id="51" w:author="tomoyoshi yabu" w:date="2025-01-15T09:37:00Z" w16du:dateUtc="2025-01-15T00:37:00Z">
              <w:r w:rsidDel="00116D5F">
                <w:rPr>
                  <w:lang w:eastAsia="ja-JP"/>
                </w:rPr>
                <w:lastRenderedPageBreak/>
                <w:delText>地方自治体のウェブサイト等</w:delText>
              </w:r>
              <w:r w:rsidDel="00116D5F">
                <w:rPr>
                  <w:lang w:eastAsia="ja-JP"/>
                </w:rPr>
                <w:delText xml:space="preserve">Wikipedia </w:delText>
              </w:r>
              <w:r w:rsidDel="00116D5F">
                <w:rPr>
                  <w:lang w:eastAsia="ja-JP"/>
                </w:rPr>
                <w:delText>「日本の離島架</w:delText>
              </w:r>
              <w:r w:rsidDel="00116D5F">
                <w:rPr>
                  <w:lang w:eastAsia="ja-JP"/>
                </w:rPr>
                <w:lastRenderedPageBreak/>
                <w:delText>橋」</w:delText>
              </w:r>
            </w:del>
          </w:p>
        </w:tc>
      </w:tr>
    </w:tbl>
    <w:p w14:paraId="345BF446" w14:textId="16FC47A3" w:rsidR="00692B7C" w:rsidRDefault="008C2AF3" w:rsidP="00116D5F">
      <w:pPr>
        <w:pStyle w:val="FirstParagraph"/>
        <w:ind w:firstLineChars="100" w:firstLine="210"/>
        <w:rPr>
          <w:lang w:eastAsia="ja-JP"/>
        </w:rPr>
        <w:pPrChange w:id="52" w:author="tomoyoshi yabu" w:date="2025-01-15T09:37:00Z" w16du:dateUtc="2025-01-15T00:37:00Z">
          <w:pPr>
            <w:pStyle w:val="aa"/>
          </w:pPr>
        </w:pPrChange>
      </w:pPr>
      <w:del w:id="53" w:author="tomoyoshi yabu" w:date="2025-01-15T09:37:00Z" w16du:dateUtc="2025-01-15T00:37:00Z">
        <w:r w:rsidDel="00116D5F">
          <w:rPr>
            <w:lang w:eastAsia="ja-JP"/>
          </w:rPr>
          <w:lastRenderedPageBreak/>
          <w:delText>注</w:delText>
        </w:r>
        <w:r w:rsidDel="00116D5F">
          <w:rPr>
            <w:lang w:eastAsia="ja-JP"/>
          </w:rPr>
          <w:delText xml:space="preserve">: </w:delText>
        </w:r>
        <w:r w:rsidDel="00116D5F">
          <w:rPr>
            <w:lang w:eastAsia="ja-JP"/>
          </w:rPr>
          <w:delText>筆者作成</w:delText>
        </w:r>
      </w:del>
      <w:commentRangeEnd w:id="33"/>
      <w:r w:rsidR="00116D5F">
        <w:rPr>
          <w:rStyle w:val="af1"/>
        </w:rPr>
        <w:commentReference w:id="33"/>
      </w:r>
    </w:p>
    <w:p w14:paraId="46B6F187" w14:textId="741FA9CB" w:rsidR="00692B7C" w:rsidRDefault="008C2AF3">
      <w:pPr>
        <w:pStyle w:val="a0"/>
        <w:rPr>
          <w:ins w:id="54" w:author="tomoyoshi yabu" w:date="2025-01-15T09:46:00Z" w16du:dateUtc="2025-01-15T00:46:00Z"/>
          <w:lang w:eastAsia="ja-JP"/>
        </w:rPr>
      </w:pPr>
      <w:r>
        <w:rPr>
          <w:lang w:eastAsia="ja-JP"/>
        </w:rPr>
        <w:t>また，各変数の基本統計量は以下の通りである．人口は分散が大きく，最小値と最大値は</w:t>
      </w:r>
      <w:r>
        <w:rPr>
          <w:lang w:eastAsia="ja-JP"/>
        </w:rPr>
        <w:t xml:space="preserve"> </w:t>
      </w:r>
      <m:oMath>
        <m:r>
          <w:rPr>
            <w:rFonts w:ascii="Cambria Math" w:hAnsi="Cambria Math"/>
            <w:lang w:eastAsia="ja-JP"/>
          </w:rPr>
          <m:t>1</m:t>
        </m:r>
      </m:oMath>
      <w:r>
        <w:rPr>
          <w:lang w:eastAsia="ja-JP"/>
        </w:rPr>
        <w:t xml:space="preserve"> </w:t>
      </w:r>
      <w:r>
        <w:rPr>
          <w:lang w:eastAsia="ja-JP"/>
        </w:rPr>
        <w:t>万倍以上の差がある．平均に対して標準偏差が非常に大きいため，正規性を仮定することが難しい．一方対数人口は安定した分散を持ち，正規性を仮定しやすい．その上，人口の変動を変化率で捉える事ができるため，被説明変数には対数人口を用いる．</w:t>
      </w:r>
      <w:r>
        <w:rPr>
          <w:lang w:eastAsia="ja-JP"/>
        </w:rPr>
        <w:t xml:space="preserve"> </w:t>
      </w:r>
      <w:r>
        <w:rPr>
          <w:lang w:eastAsia="ja-JP"/>
        </w:rPr>
        <w:t>介入変数は，架橋年以降で</w:t>
      </w:r>
      <w:r>
        <w:rPr>
          <w:lang w:eastAsia="ja-JP"/>
        </w:rPr>
        <w:t xml:space="preserve"> </w:t>
      </w:r>
      <m:oMath>
        <m:r>
          <w:rPr>
            <w:rFonts w:ascii="Cambria Math" w:hAnsi="Cambria Math"/>
            <w:lang w:eastAsia="ja-JP"/>
          </w:rPr>
          <m:t>1</m:t>
        </m:r>
      </m:oMath>
      <w:r>
        <w:rPr>
          <w:lang w:eastAsia="ja-JP"/>
        </w:rPr>
        <w:t xml:space="preserve"> </w:t>
      </w:r>
      <w:r>
        <w:rPr>
          <w:lang w:eastAsia="ja-JP"/>
        </w:rPr>
        <w:t>を取るダミー変数である．平均は</w:t>
      </w:r>
      <w:r>
        <w:rPr>
          <w:lang w:eastAsia="ja-JP"/>
        </w:rPr>
        <w:t xml:space="preserve"> </w:t>
      </w:r>
      <m:oMath>
        <m:r>
          <w:rPr>
            <w:rFonts w:ascii="Cambria Math" w:hAnsi="Cambria Math"/>
            <w:lang w:eastAsia="ja-JP"/>
          </w:rPr>
          <m:t>0.26</m:t>
        </m:r>
      </m:oMath>
      <w:r>
        <w:rPr>
          <w:lang w:eastAsia="ja-JP"/>
        </w:rPr>
        <w:t xml:space="preserve"> </w:t>
      </w:r>
      <w:r>
        <w:rPr>
          <w:lang w:eastAsia="ja-JP"/>
        </w:rPr>
        <w:t>であり，全てのデータポイント中</w:t>
      </w:r>
      <w:r>
        <w:rPr>
          <w:lang w:eastAsia="ja-JP"/>
        </w:rPr>
        <w:t xml:space="preserve"> </w:t>
      </w:r>
      <m:oMath>
        <m:r>
          <w:rPr>
            <w:rFonts w:ascii="Cambria Math" w:hAnsi="Cambria Math"/>
            <w:lang w:eastAsia="ja-JP"/>
          </w:rPr>
          <m:t>26%</m:t>
        </m:r>
      </m:oMath>
      <w:r>
        <w:rPr>
          <w:lang w:eastAsia="ja-JP"/>
        </w:rPr>
        <w:t xml:space="preserve"> </w:t>
      </w:r>
      <w:r>
        <w:rPr>
          <w:lang w:eastAsia="ja-JP"/>
        </w:rPr>
        <w:t>が介入後のデータとして扱われる．</w:t>
      </w:r>
      <w:r>
        <w:rPr>
          <w:lang w:eastAsia="ja-JP"/>
        </w:rPr>
        <w:t xml:space="preserve"> </w:t>
      </w:r>
      <w:r>
        <w:rPr>
          <w:lang w:eastAsia="ja-JP"/>
        </w:rPr>
        <w:t>介入年は</w:t>
      </w:r>
      <w:r>
        <w:rPr>
          <w:lang w:eastAsia="ja-JP"/>
        </w:rPr>
        <w:t xml:space="preserve"> </w:t>
      </w:r>
      <m:oMath>
        <m:r>
          <w:rPr>
            <w:rFonts w:ascii="Cambria Math" w:hAnsi="Cambria Math"/>
            <w:lang w:eastAsia="ja-JP"/>
          </w:rPr>
          <m:t>1970</m:t>
        </m:r>
      </m:oMath>
      <w:r>
        <w:rPr>
          <w:lang w:eastAsia="ja-JP"/>
        </w:rPr>
        <w:t xml:space="preserve"> </w:t>
      </w:r>
      <w:r>
        <w:rPr>
          <w:lang w:eastAsia="ja-JP"/>
        </w:rPr>
        <w:t>年から</w:t>
      </w:r>
      <w:r>
        <w:rPr>
          <w:lang w:eastAsia="ja-JP"/>
        </w:rPr>
        <w:t xml:space="preserve"> </w:t>
      </w:r>
      <m:oMath>
        <m:r>
          <w:rPr>
            <w:rFonts w:ascii="Cambria Math" w:hAnsi="Cambria Math"/>
            <w:lang w:eastAsia="ja-JP"/>
          </w:rPr>
          <m:t>2016</m:t>
        </m:r>
      </m:oMath>
      <w:r>
        <w:rPr>
          <w:lang w:eastAsia="ja-JP"/>
        </w:rPr>
        <w:t xml:space="preserve"> </w:t>
      </w:r>
      <w:r>
        <w:rPr>
          <w:lang w:eastAsia="ja-JP"/>
        </w:rPr>
        <w:t>年までの範囲であり，平均は</w:t>
      </w:r>
      <w:r>
        <w:rPr>
          <w:lang w:eastAsia="ja-JP"/>
        </w:rPr>
        <w:t xml:space="preserve"> </w:t>
      </w:r>
      <m:oMath>
        <m:r>
          <w:rPr>
            <w:rFonts w:ascii="Cambria Math" w:hAnsi="Cambria Math"/>
            <w:lang w:eastAsia="ja-JP"/>
          </w:rPr>
          <m:t>1989.56</m:t>
        </m:r>
      </m:oMath>
      <w:r>
        <w:rPr>
          <w:lang w:eastAsia="ja-JP"/>
        </w:rPr>
        <w:t xml:space="preserve"> </w:t>
      </w:r>
      <w:r>
        <w:rPr>
          <w:lang w:eastAsia="ja-JP"/>
        </w:rPr>
        <w:t>年である．</w:t>
      </w:r>
      <w:r>
        <w:rPr>
          <w:lang w:eastAsia="ja-JP"/>
        </w:rPr>
        <w:t xml:space="preserve"> </w:t>
      </w:r>
      <w:r>
        <w:rPr>
          <w:lang w:eastAsia="ja-JP"/>
        </w:rPr>
        <w:t>経過年数は介入年からの相対年数であり，介入年を</w:t>
      </w:r>
      <w:r>
        <w:rPr>
          <w:lang w:eastAsia="ja-JP"/>
        </w:rPr>
        <w:t xml:space="preserve"> </w:t>
      </w:r>
      <m:oMath>
        <m:r>
          <w:rPr>
            <w:rFonts w:ascii="Cambria Math" w:hAnsi="Cambria Math"/>
            <w:lang w:eastAsia="ja-JP"/>
          </w:rPr>
          <m:t>0</m:t>
        </m:r>
      </m:oMath>
      <w:r>
        <w:rPr>
          <w:lang w:eastAsia="ja-JP"/>
        </w:rPr>
        <w:t>，介入前を負の値，介入後を正の値で表す．平均は</w:t>
      </w:r>
      <w:r>
        <w:rPr>
          <w:lang w:eastAsia="ja-JP"/>
        </w:rPr>
        <w:t xml:space="preserve"> </w:t>
      </w:r>
      <m:oMath>
        <m:r>
          <w:rPr>
            <w:rFonts w:ascii="Cambria Math" w:hAnsi="Cambria Math"/>
            <w:lang w:eastAsia="ja-JP"/>
          </w:rPr>
          <m:t>5.88</m:t>
        </m:r>
      </m:oMath>
      <w:r>
        <w:rPr>
          <w:lang w:eastAsia="ja-JP"/>
        </w:rPr>
        <w:t xml:space="preserve"> </w:t>
      </w:r>
      <w:r>
        <w:rPr>
          <w:lang w:eastAsia="ja-JP"/>
        </w:rPr>
        <w:t>年であり，最小値は</w:t>
      </w:r>
      <w:r>
        <w:rPr>
          <w:lang w:eastAsia="ja-JP"/>
        </w:rPr>
        <w:t xml:space="preserve"> </w:t>
      </w:r>
      <m:oMath>
        <m:r>
          <w:rPr>
            <w:rFonts w:ascii="Cambria Math" w:hAnsi="Cambria Math"/>
            <w:lang w:eastAsia="ja-JP"/>
          </w:rPr>
          <m:t>-46</m:t>
        </m:r>
      </m:oMath>
      <w:r>
        <w:rPr>
          <w:lang w:eastAsia="ja-JP"/>
        </w:rPr>
        <w:t xml:space="preserve"> </w:t>
      </w:r>
      <w:r>
        <w:rPr>
          <w:lang w:eastAsia="ja-JP"/>
        </w:rPr>
        <w:t>年，最大値は</w:t>
      </w:r>
      <w:r>
        <w:rPr>
          <w:lang w:eastAsia="ja-JP"/>
        </w:rPr>
        <w:t xml:space="preserve"> </w:t>
      </w:r>
      <m:oMath>
        <m:r>
          <w:rPr>
            <w:rFonts w:ascii="Cambria Math" w:hAnsi="Cambria Math"/>
            <w:lang w:eastAsia="ja-JP"/>
          </w:rPr>
          <m:t>50</m:t>
        </m:r>
      </m:oMath>
      <w:r>
        <w:rPr>
          <w:lang w:eastAsia="ja-JP"/>
        </w:rPr>
        <w:t xml:space="preserve"> </w:t>
      </w:r>
      <w:r>
        <w:rPr>
          <w:lang w:eastAsia="ja-JP"/>
        </w:rPr>
        <w:t>年である．</w:t>
      </w:r>
    </w:p>
    <w:p w14:paraId="57580236" w14:textId="3634086E" w:rsidR="00BC5E7F" w:rsidRPr="00BC5E7F" w:rsidRDefault="00BC5E7F" w:rsidP="00BC5E7F">
      <w:pPr>
        <w:pStyle w:val="a0"/>
        <w:jc w:val="center"/>
        <w:rPr>
          <w:rFonts w:hint="eastAsia"/>
          <w:b/>
          <w:bCs/>
          <w:lang w:eastAsia="ja-JP"/>
          <w:rPrChange w:id="55" w:author="tomoyoshi yabu" w:date="2025-01-15T09:46:00Z" w16du:dateUtc="2025-01-15T00:46:00Z">
            <w:rPr>
              <w:rFonts w:hint="eastAsia"/>
              <w:lang w:eastAsia="ja-JP"/>
            </w:rPr>
          </w:rPrChange>
        </w:rPr>
        <w:pPrChange w:id="56" w:author="tomoyoshi yabu" w:date="2025-01-15T09:46:00Z" w16du:dateUtc="2025-01-15T00:46:00Z">
          <w:pPr>
            <w:pStyle w:val="a0"/>
          </w:pPr>
        </w:pPrChange>
      </w:pPr>
      <w:ins w:id="57" w:author="tomoyoshi yabu" w:date="2025-01-15T09:46:00Z" w16du:dateUtc="2025-01-15T00:46:00Z">
        <w:r w:rsidRPr="00BC5E7F">
          <w:rPr>
            <w:rFonts w:hint="eastAsia"/>
            <w:b/>
            <w:bCs/>
            <w:lang w:eastAsia="ja-JP"/>
            <w:rPrChange w:id="58" w:author="tomoyoshi yabu" w:date="2025-01-15T09:46:00Z" w16du:dateUtc="2025-01-15T00:46:00Z">
              <w:rPr>
                <w:rFonts w:hint="eastAsia"/>
                <w:lang w:eastAsia="ja-JP"/>
              </w:rPr>
            </w:rPrChange>
          </w:rPr>
          <w:t>表</w:t>
        </w:r>
        <w:r w:rsidRPr="00BC5E7F">
          <w:rPr>
            <w:rFonts w:hint="eastAsia"/>
            <w:b/>
            <w:bCs/>
            <w:lang w:eastAsia="ja-JP"/>
            <w:rPrChange w:id="59" w:author="tomoyoshi yabu" w:date="2025-01-15T09:46:00Z" w16du:dateUtc="2025-01-15T00:46:00Z">
              <w:rPr>
                <w:rFonts w:hint="eastAsia"/>
                <w:lang w:eastAsia="ja-JP"/>
              </w:rPr>
            </w:rPrChange>
          </w:rPr>
          <w:t xml:space="preserve">1: </w:t>
        </w:r>
        <w:r w:rsidRPr="00BC5E7F">
          <w:rPr>
            <w:rFonts w:hint="eastAsia"/>
            <w:b/>
            <w:bCs/>
            <w:lang w:eastAsia="ja-JP"/>
            <w:rPrChange w:id="60" w:author="tomoyoshi yabu" w:date="2025-01-15T09:46:00Z" w16du:dateUtc="2025-01-15T00:46:00Z">
              <w:rPr>
                <w:rFonts w:hint="eastAsia"/>
                <w:lang w:eastAsia="ja-JP"/>
              </w:rPr>
            </w:rPrChange>
          </w:rPr>
          <w:t>基本統計量</w:t>
        </w:r>
      </w:ins>
    </w:p>
    <w:tbl>
      <w:tblPr>
        <w:tblStyle w:val="Table"/>
        <w:tblW w:w="0" w:type="pct"/>
        <w:jc w:val="center"/>
        <w:tblLook w:val="07E0" w:firstRow="1" w:lastRow="1" w:firstColumn="1" w:lastColumn="1" w:noHBand="1" w:noVBand="1"/>
      </w:tblPr>
      <w:tblGrid>
        <w:gridCol w:w="1056"/>
        <w:gridCol w:w="957"/>
        <w:gridCol w:w="1056"/>
        <w:gridCol w:w="682"/>
        <w:gridCol w:w="841"/>
        <w:gridCol w:w="798"/>
      </w:tblGrid>
      <w:tr w:rsidR="00692B7C" w14:paraId="36A81C6F" w14:textId="77777777" w:rsidTr="00E22F91">
        <w:trPr>
          <w:jc w:val="center"/>
        </w:trPr>
        <w:tc>
          <w:tcPr>
            <w:tcW w:w="0" w:type="auto"/>
            <w:tcBorders>
              <w:bottom w:val="single" w:sz="0" w:space="0" w:color="auto"/>
            </w:tcBorders>
            <w:vAlign w:val="bottom"/>
          </w:tcPr>
          <w:p w14:paraId="735CA88C" w14:textId="77777777" w:rsidR="00692B7C" w:rsidRDefault="008C2AF3" w:rsidP="00BC5E7F">
            <w:pPr>
              <w:pStyle w:val="Compact"/>
              <w:rPr>
                <w:rFonts w:hint="eastAsia"/>
                <w:lang w:eastAsia="ja-JP"/>
              </w:rPr>
              <w:pPrChange w:id="61" w:author="tomoyoshi yabu" w:date="2025-01-15T09:46:00Z" w16du:dateUtc="2025-01-15T00:46:00Z">
                <w:pPr>
                  <w:pStyle w:val="Compact"/>
                  <w:jc w:val="center"/>
                </w:pPr>
              </w:pPrChange>
            </w:pPr>
            <w:del w:id="62" w:author="tomoyoshi yabu" w:date="2025-01-15T09:46:00Z" w16du:dateUtc="2025-01-15T00:46:00Z">
              <w:r w:rsidDel="00BC5E7F">
                <w:delText>項目</w:delText>
              </w:r>
            </w:del>
          </w:p>
        </w:tc>
        <w:tc>
          <w:tcPr>
            <w:tcW w:w="0" w:type="auto"/>
            <w:tcBorders>
              <w:bottom w:val="single" w:sz="0" w:space="0" w:color="auto"/>
            </w:tcBorders>
            <w:vAlign w:val="bottom"/>
          </w:tcPr>
          <w:p w14:paraId="44BB0143" w14:textId="77777777" w:rsidR="00692B7C" w:rsidRDefault="008C2AF3">
            <w:pPr>
              <w:pStyle w:val="Compact"/>
              <w:jc w:val="center"/>
            </w:pPr>
            <w:r>
              <w:t>平均</w:t>
            </w:r>
          </w:p>
        </w:tc>
        <w:tc>
          <w:tcPr>
            <w:tcW w:w="0" w:type="auto"/>
            <w:tcBorders>
              <w:bottom w:val="single" w:sz="0" w:space="0" w:color="auto"/>
            </w:tcBorders>
            <w:vAlign w:val="bottom"/>
          </w:tcPr>
          <w:p w14:paraId="552C51AA" w14:textId="77777777" w:rsidR="00692B7C" w:rsidRDefault="008C2AF3">
            <w:pPr>
              <w:pStyle w:val="Compact"/>
              <w:jc w:val="center"/>
            </w:pPr>
            <w:r>
              <w:t>標準偏差</w:t>
            </w:r>
          </w:p>
        </w:tc>
        <w:tc>
          <w:tcPr>
            <w:tcW w:w="0" w:type="auto"/>
            <w:tcBorders>
              <w:bottom w:val="single" w:sz="0" w:space="0" w:color="auto"/>
            </w:tcBorders>
            <w:vAlign w:val="bottom"/>
          </w:tcPr>
          <w:p w14:paraId="2045B6EF" w14:textId="77777777" w:rsidR="00692B7C" w:rsidRDefault="008C2AF3">
            <w:pPr>
              <w:pStyle w:val="Compact"/>
              <w:jc w:val="center"/>
            </w:pPr>
            <w:r>
              <w:t>最小</w:t>
            </w:r>
          </w:p>
        </w:tc>
        <w:tc>
          <w:tcPr>
            <w:tcW w:w="0" w:type="auto"/>
            <w:tcBorders>
              <w:bottom w:val="single" w:sz="0" w:space="0" w:color="auto"/>
            </w:tcBorders>
            <w:vAlign w:val="bottom"/>
          </w:tcPr>
          <w:p w14:paraId="2D87AFF0" w14:textId="77777777" w:rsidR="00692B7C" w:rsidRDefault="008C2AF3">
            <w:pPr>
              <w:pStyle w:val="Compact"/>
              <w:jc w:val="center"/>
            </w:pPr>
            <w:r>
              <w:t>中央</w:t>
            </w:r>
          </w:p>
        </w:tc>
        <w:tc>
          <w:tcPr>
            <w:tcW w:w="0" w:type="auto"/>
            <w:tcBorders>
              <w:bottom w:val="single" w:sz="0" w:space="0" w:color="auto"/>
            </w:tcBorders>
            <w:vAlign w:val="bottom"/>
          </w:tcPr>
          <w:p w14:paraId="49755E1B" w14:textId="77777777" w:rsidR="00692B7C" w:rsidRDefault="008C2AF3">
            <w:pPr>
              <w:pStyle w:val="Compact"/>
              <w:jc w:val="center"/>
            </w:pPr>
            <w:r>
              <w:t>最大</w:t>
            </w:r>
          </w:p>
        </w:tc>
      </w:tr>
      <w:tr w:rsidR="00692B7C" w14:paraId="364F2027" w14:textId="77777777" w:rsidTr="00E22F91">
        <w:trPr>
          <w:jc w:val="center"/>
        </w:trPr>
        <w:tc>
          <w:tcPr>
            <w:tcW w:w="0" w:type="auto"/>
          </w:tcPr>
          <w:p w14:paraId="6A579401" w14:textId="77777777" w:rsidR="00692B7C" w:rsidRDefault="008C2AF3">
            <w:pPr>
              <w:pStyle w:val="Compact"/>
              <w:jc w:val="center"/>
            </w:pPr>
            <w:r>
              <w:t>人口</w:t>
            </w:r>
          </w:p>
        </w:tc>
        <w:tc>
          <w:tcPr>
            <w:tcW w:w="0" w:type="auto"/>
          </w:tcPr>
          <w:p w14:paraId="3CD5E7B8" w14:textId="77777777" w:rsidR="00692B7C" w:rsidRDefault="008C2AF3">
            <w:pPr>
              <w:pStyle w:val="Compact"/>
              <w:jc w:val="center"/>
            </w:pPr>
            <m:oMathPara>
              <m:oMath>
                <m:r>
                  <w:rPr>
                    <w:rFonts w:ascii="Cambria Math" w:hAnsi="Cambria Math"/>
                  </w:rPr>
                  <m:t>2084.47</m:t>
                </m:r>
              </m:oMath>
            </m:oMathPara>
          </w:p>
        </w:tc>
        <w:tc>
          <w:tcPr>
            <w:tcW w:w="0" w:type="auto"/>
          </w:tcPr>
          <w:p w14:paraId="75275342" w14:textId="77777777" w:rsidR="00692B7C" w:rsidRDefault="008C2AF3">
            <w:pPr>
              <w:pStyle w:val="Compact"/>
              <w:jc w:val="center"/>
            </w:pPr>
            <m:oMathPara>
              <m:oMath>
                <m:r>
                  <w:rPr>
                    <w:rFonts w:ascii="Cambria Math" w:hAnsi="Cambria Math"/>
                  </w:rPr>
                  <m:t>5664.25</m:t>
                </m:r>
              </m:oMath>
            </m:oMathPara>
          </w:p>
        </w:tc>
        <w:tc>
          <w:tcPr>
            <w:tcW w:w="0" w:type="auto"/>
          </w:tcPr>
          <w:p w14:paraId="00B20DE1" w14:textId="77777777" w:rsidR="00692B7C" w:rsidRDefault="008C2AF3">
            <w:pPr>
              <w:pStyle w:val="Compact"/>
              <w:jc w:val="center"/>
            </w:pPr>
            <m:oMathPara>
              <m:oMath>
                <m:r>
                  <w:rPr>
                    <w:rFonts w:ascii="Cambria Math" w:hAnsi="Cambria Math"/>
                  </w:rPr>
                  <m:t>4</m:t>
                </m:r>
              </m:oMath>
            </m:oMathPara>
          </w:p>
        </w:tc>
        <w:tc>
          <w:tcPr>
            <w:tcW w:w="0" w:type="auto"/>
          </w:tcPr>
          <w:p w14:paraId="49CB30CD" w14:textId="77777777" w:rsidR="00692B7C" w:rsidRDefault="008C2AF3">
            <w:pPr>
              <w:pStyle w:val="Compact"/>
              <w:jc w:val="center"/>
            </w:pPr>
            <m:oMathPara>
              <m:oMath>
                <m:r>
                  <w:rPr>
                    <w:rFonts w:ascii="Cambria Math" w:hAnsi="Cambria Math"/>
                  </w:rPr>
                  <m:t>232.50</m:t>
                </m:r>
              </m:oMath>
            </m:oMathPara>
          </w:p>
        </w:tc>
        <w:tc>
          <w:tcPr>
            <w:tcW w:w="0" w:type="auto"/>
          </w:tcPr>
          <w:p w14:paraId="131C0DEE" w14:textId="77777777" w:rsidR="00692B7C" w:rsidRDefault="008C2AF3">
            <w:pPr>
              <w:pStyle w:val="Compact"/>
              <w:jc w:val="center"/>
            </w:pPr>
            <m:oMathPara>
              <m:oMath>
                <m:r>
                  <w:rPr>
                    <w:rFonts w:ascii="Cambria Math" w:hAnsi="Cambria Math"/>
                  </w:rPr>
                  <m:t>44819</m:t>
                </m:r>
              </m:oMath>
            </m:oMathPara>
          </w:p>
        </w:tc>
      </w:tr>
      <w:tr w:rsidR="00692B7C" w14:paraId="0B96086B" w14:textId="77777777" w:rsidTr="00E22F91">
        <w:trPr>
          <w:jc w:val="center"/>
        </w:trPr>
        <w:tc>
          <w:tcPr>
            <w:tcW w:w="0" w:type="auto"/>
          </w:tcPr>
          <w:p w14:paraId="149156F5" w14:textId="77777777" w:rsidR="00692B7C" w:rsidRDefault="008C2AF3">
            <w:pPr>
              <w:pStyle w:val="Compact"/>
              <w:jc w:val="center"/>
            </w:pPr>
            <w:r>
              <w:t>対数人口</w:t>
            </w:r>
          </w:p>
        </w:tc>
        <w:tc>
          <w:tcPr>
            <w:tcW w:w="0" w:type="auto"/>
          </w:tcPr>
          <w:p w14:paraId="26C19FDD" w14:textId="77777777" w:rsidR="00692B7C" w:rsidRDefault="008C2AF3">
            <w:pPr>
              <w:pStyle w:val="Compact"/>
              <w:jc w:val="center"/>
            </w:pPr>
            <m:oMathPara>
              <m:oMath>
                <m:r>
                  <w:rPr>
                    <w:rFonts w:ascii="Cambria Math" w:hAnsi="Cambria Math"/>
                  </w:rPr>
                  <m:t>5.70</m:t>
                </m:r>
              </m:oMath>
            </m:oMathPara>
          </w:p>
        </w:tc>
        <w:tc>
          <w:tcPr>
            <w:tcW w:w="0" w:type="auto"/>
          </w:tcPr>
          <w:p w14:paraId="6D1EB73A" w14:textId="77777777" w:rsidR="00692B7C" w:rsidRDefault="008C2AF3">
            <w:pPr>
              <w:pStyle w:val="Compact"/>
              <w:jc w:val="center"/>
            </w:pPr>
            <m:oMathPara>
              <m:oMath>
                <m:r>
                  <w:rPr>
                    <w:rFonts w:ascii="Cambria Math" w:hAnsi="Cambria Math"/>
                  </w:rPr>
                  <m:t>2.02</m:t>
                </m:r>
              </m:oMath>
            </m:oMathPara>
          </w:p>
        </w:tc>
        <w:tc>
          <w:tcPr>
            <w:tcW w:w="0" w:type="auto"/>
          </w:tcPr>
          <w:p w14:paraId="4E681305" w14:textId="77777777" w:rsidR="00692B7C" w:rsidRDefault="008C2AF3">
            <w:pPr>
              <w:pStyle w:val="Compact"/>
              <w:jc w:val="center"/>
            </w:pPr>
            <m:oMathPara>
              <m:oMath>
                <m:r>
                  <w:rPr>
                    <w:rFonts w:ascii="Cambria Math" w:hAnsi="Cambria Math"/>
                  </w:rPr>
                  <m:t>1.39</m:t>
                </m:r>
              </m:oMath>
            </m:oMathPara>
          </w:p>
        </w:tc>
        <w:tc>
          <w:tcPr>
            <w:tcW w:w="0" w:type="auto"/>
          </w:tcPr>
          <w:p w14:paraId="09AE96D6" w14:textId="77777777" w:rsidR="00692B7C" w:rsidRDefault="008C2AF3">
            <w:pPr>
              <w:pStyle w:val="Compact"/>
              <w:jc w:val="center"/>
            </w:pPr>
            <m:oMathPara>
              <m:oMath>
                <m:r>
                  <w:rPr>
                    <w:rFonts w:ascii="Cambria Math" w:hAnsi="Cambria Math"/>
                  </w:rPr>
                  <m:t>5.45</m:t>
                </m:r>
              </m:oMath>
            </m:oMathPara>
          </w:p>
        </w:tc>
        <w:tc>
          <w:tcPr>
            <w:tcW w:w="0" w:type="auto"/>
          </w:tcPr>
          <w:p w14:paraId="09DD586D" w14:textId="77777777" w:rsidR="00692B7C" w:rsidRDefault="008C2AF3">
            <w:pPr>
              <w:pStyle w:val="Compact"/>
              <w:jc w:val="center"/>
            </w:pPr>
            <m:oMathPara>
              <m:oMath>
                <m:r>
                  <w:rPr>
                    <w:rFonts w:ascii="Cambria Math" w:hAnsi="Cambria Math"/>
                  </w:rPr>
                  <m:t>10.71</m:t>
                </m:r>
              </m:oMath>
            </m:oMathPara>
          </w:p>
        </w:tc>
      </w:tr>
      <w:tr w:rsidR="00692B7C" w14:paraId="6813536D" w14:textId="77777777" w:rsidTr="00E22F91">
        <w:trPr>
          <w:jc w:val="center"/>
        </w:trPr>
        <w:tc>
          <w:tcPr>
            <w:tcW w:w="0" w:type="auto"/>
          </w:tcPr>
          <w:p w14:paraId="15CDBAE7" w14:textId="77777777" w:rsidR="00692B7C" w:rsidRDefault="008C2AF3">
            <w:pPr>
              <w:pStyle w:val="Compact"/>
              <w:jc w:val="center"/>
            </w:pPr>
            <w:r>
              <w:t>介入変数</w:t>
            </w:r>
          </w:p>
        </w:tc>
        <w:tc>
          <w:tcPr>
            <w:tcW w:w="0" w:type="auto"/>
          </w:tcPr>
          <w:p w14:paraId="1087F514" w14:textId="77777777" w:rsidR="00692B7C" w:rsidRDefault="008C2AF3">
            <w:pPr>
              <w:pStyle w:val="Compact"/>
              <w:jc w:val="center"/>
            </w:pPr>
            <m:oMathPara>
              <m:oMath>
                <m:r>
                  <w:rPr>
                    <w:rFonts w:ascii="Cambria Math" w:hAnsi="Cambria Math"/>
                  </w:rPr>
                  <m:t>0.26</m:t>
                </m:r>
              </m:oMath>
            </m:oMathPara>
          </w:p>
        </w:tc>
        <w:tc>
          <w:tcPr>
            <w:tcW w:w="0" w:type="auto"/>
          </w:tcPr>
          <w:p w14:paraId="4AD1CCD8" w14:textId="77777777" w:rsidR="00692B7C" w:rsidRDefault="008C2AF3">
            <w:pPr>
              <w:pStyle w:val="Compact"/>
              <w:jc w:val="center"/>
            </w:pPr>
            <m:oMathPara>
              <m:oMath>
                <m:r>
                  <w:rPr>
                    <w:rFonts w:ascii="Cambria Math" w:hAnsi="Cambria Math"/>
                  </w:rPr>
                  <m:t>0.44</m:t>
                </m:r>
              </m:oMath>
            </m:oMathPara>
          </w:p>
        </w:tc>
        <w:tc>
          <w:tcPr>
            <w:tcW w:w="0" w:type="auto"/>
          </w:tcPr>
          <w:p w14:paraId="6DAC465E" w14:textId="77777777" w:rsidR="00692B7C" w:rsidRDefault="008C2AF3">
            <w:pPr>
              <w:pStyle w:val="Compact"/>
              <w:jc w:val="center"/>
            </w:pPr>
            <m:oMathPara>
              <m:oMath>
                <m:r>
                  <w:rPr>
                    <w:rFonts w:ascii="Cambria Math" w:hAnsi="Cambria Math"/>
                  </w:rPr>
                  <m:t>0</m:t>
                </m:r>
              </m:oMath>
            </m:oMathPara>
          </w:p>
        </w:tc>
        <w:tc>
          <w:tcPr>
            <w:tcW w:w="0" w:type="auto"/>
          </w:tcPr>
          <w:p w14:paraId="0514846E" w14:textId="77777777" w:rsidR="00692B7C" w:rsidRDefault="008C2AF3">
            <w:pPr>
              <w:pStyle w:val="Compact"/>
              <w:jc w:val="center"/>
            </w:pPr>
            <m:oMathPara>
              <m:oMath>
                <m:r>
                  <w:rPr>
                    <w:rFonts w:ascii="Cambria Math" w:hAnsi="Cambria Math"/>
                  </w:rPr>
                  <m:t>0</m:t>
                </m:r>
              </m:oMath>
            </m:oMathPara>
          </w:p>
        </w:tc>
        <w:tc>
          <w:tcPr>
            <w:tcW w:w="0" w:type="auto"/>
          </w:tcPr>
          <w:p w14:paraId="7F29223C" w14:textId="77777777" w:rsidR="00692B7C" w:rsidRDefault="008C2AF3">
            <w:pPr>
              <w:pStyle w:val="Compact"/>
              <w:jc w:val="center"/>
            </w:pPr>
            <m:oMathPara>
              <m:oMath>
                <m:r>
                  <w:rPr>
                    <w:rFonts w:ascii="Cambria Math" w:hAnsi="Cambria Math"/>
                  </w:rPr>
                  <m:t>1</m:t>
                </m:r>
              </m:oMath>
            </m:oMathPara>
          </w:p>
        </w:tc>
      </w:tr>
      <w:tr w:rsidR="00692B7C" w14:paraId="6F1BB167" w14:textId="77777777" w:rsidTr="00E22F91">
        <w:trPr>
          <w:jc w:val="center"/>
        </w:trPr>
        <w:tc>
          <w:tcPr>
            <w:tcW w:w="0" w:type="auto"/>
          </w:tcPr>
          <w:p w14:paraId="487471B6" w14:textId="77777777" w:rsidR="00692B7C" w:rsidRDefault="008C2AF3">
            <w:pPr>
              <w:pStyle w:val="Compact"/>
              <w:jc w:val="center"/>
            </w:pPr>
            <w:r>
              <w:t>介入年</w:t>
            </w:r>
          </w:p>
        </w:tc>
        <w:tc>
          <w:tcPr>
            <w:tcW w:w="0" w:type="auto"/>
          </w:tcPr>
          <w:p w14:paraId="363B2949" w14:textId="77777777" w:rsidR="00692B7C" w:rsidRDefault="008C2AF3">
            <w:pPr>
              <w:pStyle w:val="Compact"/>
              <w:jc w:val="center"/>
            </w:pPr>
            <m:oMathPara>
              <m:oMath>
                <m:r>
                  <w:rPr>
                    <w:rFonts w:ascii="Cambria Math" w:hAnsi="Cambria Math"/>
                  </w:rPr>
                  <m:t>1989.56</m:t>
                </m:r>
              </m:oMath>
            </m:oMathPara>
          </w:p>
        </w:tc>
        <w:tc>
          <w:tcPr>
            <w:tcW w:w="0" w:type="auto"/>
          </w:tcPr>
          <w:p w14:paraId="16ABAB04" w14:textId="77777777" w:rsidR="00692B7C" w:rsidRDefault="008C2AF3">
            <w:pPr>
              <w:pStyle w:val="Compact"/>
              <w:jc w:val="center"/>
            </w:pPr>
            <m:oMathPara>
              <m:oMath>
                <m:r>
                  <w:rPr>
                    <w:rFonts w:ascii="Cambria Math" w:hAnsi="Cambria Math"/>
                  </w:rPr>
                  <m:t>12.48</m:t>
                </m:r>
              </m:oMath>
            </m:oMathPara>
          </w:p>
        </w:tc>
        <w:tc>
          <w:tcPr>
            <w:tcW w:w="0" w:type="auto"/>
          </w:tcPr>
          <w:p w14:paraId="52CC7598" w14:textId="77777777" w:rsidR="00692B7C" w:rsidRDefault="008C2AF3">
            <w:pPr>
              <w:pStyle w:val="Compact"/>
              <w:jc w:val="center"/>
            </w:pPr>
            <m:oMathPara>
              <m:oMath>
                <m:r>
                  <w:rPr>
                    <w:rFonts w:ascii="Cambria Math" w:hAnsi="Cambria Math"/>
                  </w:rPr>
                  <m:t>1970</m:t>
                </m:r>
              </m:oMath>
            </m:oMathPara>
          </w:p>
        </w:tc>
        <w:tc>
          <w:tcPr>
            <w:tcW w:w="0" w:type="auto"/>
          </w:tcPr>
          <w:p w14:paraId="08C82A74" w14:textId="77777777" w:rsidR="00692B7C" w:rsidRDefault="008C2AF3">
            <w:pPr>
              <w:pStyle w:val="Compact"/>
              <w:jc w:val="center"/>
            </w:pPr>
            <m:oMathPara>
              <m:oMath>
                <m:r>
                  <w:rPr>
                    <w:rFonts w:ascii="Cambria Math" w:hAnsi="Cambria Math"/>
                  </w:rPr>
                  <m:t>1988</m:t>
                </m:r>
              </m:oMath>
            </m:oMathPara>
          </w:p>
        </w:tc>
        <w:tc>
          <w:tcPr>
            <w:tcW w:w="0" w:type="auto"/>
          </w:tcPr>
          <w:p w14:paraId="02115CA4" w14:textId="77777777" w:rsidR="00692B7C" w:rsidRDefault="008C2AF3">
            <w:pPr>
              <w:pStyle w:val="Compact"/>
              <w:jc w:val="center"/>
            </w:pPr>
            <m:oMathPara>
              <m:oMath>
                <m:r>
                  <w:rPr>
                    <w:rFonts w:ascii="Cambria Math" w:hAnsi="Cambria Math"/>
                  </w:rPr>
                  <m:t>2016</m:t>
                </m:r>
              </m:oMath>
            </m:oMathPara>
          </w:p>
        </w:tc>
      </w:tr>
      <w:tr w:rsidR="00692B7C" w14:paraId="7026D26D" w14:textId="77777777" w:rsidTr="00E22F91">
        <w:trPr>
          <w:jc w:val="center"/>
        </w:trPr>
        <w:tc>
          <w:tcPr>
            <w:tcW w:w="0" w:type="auto"/>
          </w:tcPr>
          <w:p w14:paraId="1471B49C" w14:textId="77777777" w:rsidR="00692B7C" w:rsidRDefault="008C2AF3">
            <w:pPr>
              <w:pStyle w:val="Compact"/>
              <w:jc w:val="center"/>
            </w:pPr>
            <w:r>
              <w:t>経過年数</w:t>
            </w:r>
          </w:p>
        </w:tc>
        <w:tc>
          <w:tcPr>
            <w:tcW w:w="0" w:type="auto"/>
          </w:tcPr>
          <w:p w14:paraId="692A7659" w14:textId="77777777" w:rsidR="00692B7C" w:rsidRDefault="008C2AF3">
            <w:pPr>
              <w:pStyle w:val="Compact"/>
              <w:jc w:val="center"/>
            </w:pPr>
            <m:oMathPara>
              <m:oMath>
                <m:r>
                  <w:rPr>
                    <w:rFonts w:ascii="Cambria Math" w:hAnsi="Cambria Math"/>
                  </w:rPr>
                  <m:t>5.88</m:t>
                </m:r>
              </m:oMath>
            </m:oMathPara>
          </w:p>
        </w:tc>
        <w:tc>
          <w:tcPr>
            <w:tcW w:w="0" w:type="auto"/>
          </w:tcPr>
          <w:p w14:paraId="1D0B1E95" w14:textId="77777777" w:rsidR="00692B7C" w:rsidRDefault="008C2AF3">
            <w:pPr>
              <w:pStyle w:val="Compact"/>
              <w:jc w:val="center"/>
            </w:pPr>
            <m:oMathPara>
              <m:oMath>
                <m:r>
                  <w:rPr>
                    <w:rFonts w:ascii="Cambria Math" w:hAnsi="Cambria Math"/>
                  </w:rPr>
                  <m:t>20.04</m:t>
                </m:r>
              </m:oMath>
            </m:oMathPara>
          </w:p>
        </w:tc>
        <w:tc>
          <w:tcPr>
            <w:tcW w:w="0" w:type="auto"/>
          </w:tcPr>
          <w:p w14:paraId="4EA10355" w14:textId="77777777" w:rsidR="00692B7C" w:rsidRDefault="008C2AF3">
            <w:pPr>
              <w:pStyle w:val="Compact"/>
              <w:jc w:val="center"/>
            </w:pPr>
            <m:oMathPara>
              <m:oMath>
                <m:r>
                  <w:rPr>
                    <w:rFonts w:ascii="Cambria Math" w:hAnsi="Cambria Math"/>
                  </w:rPr>
                  <m:t>-46</m:t>
                </m:r>
              </m:oMath>
            </m:oMathPara>
          </w:p>
        </w:tc>
        <w:tc>
          <w:tcPr>
            <w:tcW w:w="0" w:type="auto"/>
          </w:tcPr>
          <w:p w14:paraId="1209BF7B" w14:textId="77777777" w:rsidR="00692B7C" w:rsidRDefault="008C2AF3">
            <w:pPr>
              <w:pStyle w:val="Compact"/>
              <w:jc w:val="center"/>
            </w:pPr>
            <m:oMathPara>
              <m:oMath>
                <m:r>
                  <w:rPr>
                    <w:rFonts w:ascii="Cambria Math" w:hAnsi="Cambria Math"/>
                  </w:rPr>
                  <m:t>6</m:t>
                </m:r>
              </m:oMath>
            </m:oMathPara>
          </w:p>
        </w:tc>
        <w:tc>
          <w:tcPr>
            <w:tcW w:w="0" w:type="auto"/>
          </w:tcPr>
          <w:p w14:paraId="1B037EDE" w14:textId="77777777" w:rsidR="00692B7C" w:rsidRDefault="008C2AF3">
            <w:pPr>
              <w:pStyle w:val="Compact"/>
              <w:jc w:val="center"/>
            </w:pPr>
            <m:oMathPara>
              <m:oMath>
                <m:r>
                  <w:rPr>
                    <w:rFonts w:ascii="Cambria Math" w:hAnsi="Cambria Math"/>
                  </w:rPr>
                  <m:t>50</m:t>
                </m:r>
              </m:oMath>
            </m:oMathPara>
          </w:p>
        </w:tc>
      </w:tr>
    </w:tbl>
    <w:p w14:paraId="1C63A041" w14:textId="77777777" w:rsidR="00692B7C" w:rsidRDefault="008C2AF3" w:rsidP="00E22F91">
      <w:pPr>
        <w:pStyle w:val="aa"/>
        <w:rPr>
          <w:lang w:eastAsia="ja-JP"/>
        </w:rPr>
      </w:pPr>
      <w:r>
        <w:rPr>
          <w:lang w:eastAsia="ja-JP"/>
        </w:rPr>
        <w:t>注</w:t>
      </w:r>
      <w:r>
        <w:rPr>
          <w:lang w:eastAsia="ja-JP"/>
        </w:rPr>
        <w:t xml:space="preserve">: </w:t>
      </w:r>
      <w:r>
        <w:rPr>
          <w:lang w:eastAsia="ja-JP"/>
        </w:rPr>
        <w:t>筆者作成</w:t>
      </w:r>
    </w:p>
    <w:p w14:paraId="35078C72" w14:textId="77777777" w:rsidR="00692B7C" w:rsidRDefault="008C2AF3">
      <w:pPr>
        <w:pStyle w:val="a0"/>
        <w:rPr>
          <w:ins w:id="63" w:author="tomoyoshi yabu" w:date="2025-01-15T09:48:00Z" w16du:dateUtc="2025-01-15T00:48:00Z"/>
          <w:lang w:eastAsia="ja-JP"/>
        </w:rPr>
      </w:pPr>
      <w:r>
        <w:rPr>
          <w:lang w:eastAsia="ja-JP"/>
        </w:rPr>
        <w:t>下図は，介入群において，どのような段階で介入が行われたかを示している．使用するデータの中で最初に橋が架かったのは笠佐島で，</w:t>
      </w:r>
      <m:oMath>
        <m:r>
          <w:rPr>
            <w:rFonts w:ascii="Cambria Math" w:hAnsi="Cambria Math"/>
            <w:lang w:eastAsia="ja-JP"/>
          </w:rPr>
          <m:t>1970</m:t>
        </m:r>
      </m:oMath>
      <w:r>
        <w:rPr>
          <w:lang w:eastAsia="ja-JP"/>
        </w:rPr>
        <w:t xml:space="preserve"> </w:t>
      </w:r>
      <w:r>
        <w:rPr>
          <w:lang w:eastAsia="ja-JP"/>
        </w:rPr>
        <w:t>年に介入を受けたため，</w:t>
      </w:r>
      <m:oMath>
        <m:r>
          <w:rPr>
            <w:rFonts w:ascii="Cambria Math" w:hAnsi="Cambria Math"/>
            <w:lang w:eastAsia="ja-JP"/>
          </w:rPr>
          <m:t>1960</m:t>
        </m:r>
      </m:oMath>
      <w:r>
        <w:rPr>
          <w:lang w:eastAsia="ja-JP"/>
        </w:rPr>
        <w:t xml:space="preserve"> </w:t>
      </w:r>
      <w:r>
        <w:rPr>
          <w:lang w:eastAsia="ja-JP"/>
        </w:rPr>
        <w:t>年及び</w:t>
      </w:r>
      <w:r>
        <w:rPr>
          <w:lang w:eastAsia="ja-JP"/>
        </w:rPr>
        <w:t xml:space="preserve"> </w:t>
      </w:r>
      <m:oMath>
        <m:r>
          <w:rPr>
            <w:rFonts w:ascii="Cambria Math" w:hAnsi="Cambria Math"/>
            <w:lang w:eastAsia="ja-JP"/>
          </w:rPr>
          <m:t>1965</m:t>
        </m:r>
      </m:oMath>
      <w:r>
        <w:rPr>
          <w:lang w:eastAsia="ja-JP"/>
        </w:rPr>
        <w:t xml:space="preserve"> </w:t>
      </w:r>
      <w:r>
        <w:rPr>
          <w:lang w:eastAsia="ja-JP"/>
        </w:rPr>
        <w:t>年を介入前，</w:t>
      </w:r>
      <m:oMath>
        <m:r>
          <w:rPr>
            <w:rFonts w:ascii="Cambria Math" w:hAnsi="Cambria Math"/>
            <w:lang w:eastAsia="ja-JP"/>
          </w:rPr>
          <m:t>1970</m:t>
        </m:r>
      </m:oMath>
      <w:r>
        <w:rPr>
          <w:lang w:eastAsia="ja-JP"/>
        </w:rPr>
        <w:t xml:space="preserve"> </w:t>
      </w:r>
      <w:r>
        <w:rPr>
          <w:lang w:eastAsia="ja-JP"/>
        </w:rPr>
        <w:t>年以降を介入後として扱う．</w:t>
      </w:r>
    </w:p>
    <w:p w14:paraId="7B07BAE3" w14:textId="0FB776A0" w:rsidR="00BC5E7F" w:rsidRPr="00BC5E7F" w:rsidRDefault="00BC5E7F" w:rsidP="00BC5E7F">
      <w:pPr>
        <w:pStyle w:val="ImageCaption"/>
        <w:jc w:val="center"/>
        <w:rPr>
          <w:rFonts w:hint="eastAsia"/>
          <w:b/>
          <w:bCs/>
          <w:i w:val="0"/>
          <w:iCs/>
          <w:lang w:eastAsia="ja-JP"/>
          <w:rPrChange w:id="64" w:author="tomoyoshi yabu" w:date="2025-01-15T09:49:00Z" w16du:dateUtc="2025-01-15T00:49:00Z">
            <w:rPr>
              <w:rFonts w:hint="eastAsia"/>
              <w:lang w:eastAsia="ja-JP"/>
            </w:rPr>
          </w:rPrChange>
        </w:rPr>
        <w:pPrChange w:id="65" w:author="tomoyoshi yabu" w:date="2025-01-15T09:49:00Z" w16du:dateUtc="2025-01-15T00:49:00Z">
          <w:pPr>
            <w:pStyle w:val="a0"/>
          </w:pPr>
        </w:pPrChange>
      </w:pPr>
      <w:ins w:id="66" w:author="tomoyoshi yabu" w:date="2025-01-15T09:49:00Z" w16du:dateUtc="2025-01-15T00:49:00Z">
        <w:r w:rsidRPr="00BC5E7F">
          <w:rPr>
            <w:rFonts w:hint="eastAsia"/>
            <w:b/>
            <w:bCs/>
            <w:i w:val="0"/>
            <w:iCs/>
            <w:lang w:eastAsia="ja-JP"/>
            <w:rPrChange w:id="67" w:author="tomoyoshi yabu" w:date="2025-01-15T09:49:00Z" w16du:dateUtc="2025-01-15T00:49:00Z">
              <w:rPr>
                <w:rFonts w:hint="eastAsia"/>
                <w:lang w:eastAsia="ja-JP"/>
              </w:rPr>
            </w:rPrChange>
          </w:rPr>
          <w:t>表</w:t>
        </w:r>
        <w:r w:rsidRPr="00BC5E7F">
          <w:rPr>
            <w:rFonts w:hint="eastAsia"/>
            <w:b/>
            <w:bCs/>
            <w:i w:val="0"/>
            <w:iCs/>
            <w:lang w:eastAsia="ja-JP"/>
            <w:rPrChange w:id="68" w:author="tomoyoshi yabu" w:date="2025-01-15T09:49:00Z" w16du:dateUtc="2025-01-15T00:49:00Z">
              <w:rPr>
                <w:rFonts w:hint="eastAsia"/>
                <w:lang w:eastAsia="ja-JP"/>
              </w:rPr>
            </w:rPrChange>
          </w:rPr>
          <w:t xml:space="preserve">2: </w:t>
        </w:r>
        <w:r w:rsidRPr="00BC5E7F">
          <w:rPr>
            <w:b/>
            <w:bCs/>
            <w:i w:val="0"/>
            <w:iCs/>
            <w:lang w:eastAsia="ja-JP"/>
            <w:rPrChange w:id="69" w:author="tomoyoshi yabu" w:date="2025-01-15T09:49:00Z" w16du:dateUtc="2025-01-15T00:49:00Z">
              <w:rPr>
                <w:lang w:eastAsia="ja-JP"/>
              </w:rPr>
            </w:rPrChange>
          </w:rPr>
          <w:t>段階的な介入</w:t>
        </w:r>
      </w:ins>
    </w:p>
    <w:p w14:paraId="7DA3B90B" w14:textId="77777777" w:rsidR="00692B7C" w:rsidRDefault="008C2AF3" w:rsidP="00E22F91">
      <w:pPr>
        <w:pStyle w:val="CaptionedFigure"/>
        <w:jc w:val="center"/>
      </w:pPr>
      <w:r>
        <w:rPr>
          <w:noProof/>
        </w:rPr>
        <w:lastRenderedPageBreak/>
        <w:drawing>
          <wp:inline distT="0" distB="0" distL="0" distR="0" wp14:anchorId="6EA0BAA5" wp14:editId="27254660">
            <wp:extent cx="5334000" cy="4519718"/>
            <wp:effectExtent l="0" t="0" r="0" b="0"/>
            <wp:docPr id="1" name="Picture" descr="段階的な介入"/>
            <wp:cNvGraphicFramePr/>
            <a:graphic xmlns:a="http://schemas.openxmlformats.org/drawingml/2006/main">
              <a:graphicData uri="http://schemas.openxmlformats.org/drawingml/2006/picture">
                <pic:pic xmlns:pic="http://schemas.openxmlformats.org/drawingml/2006/picture">
                  <pic:nvPicPr>
                    <pic:cNvPr id="0" name="Picture" descr="../figures/panel_view.png"/>
                    <pic:cNvPicPr>
                      <a:picLocks noChangeAspect="1" noChangeArrowheads="1"/>
                    </pic:cNvPicPr>
                  </pic:nvPicPr>
                  <pic:blipFill>
                    <a:blip r:embed="rId12"/>
                    <a:stretch>
                      <a:fillRect/>
                    </a:stretch>
                  </pic:blipFill>
                  <pic:spPr bwMode="auto">
                    <a:xfrm>
                      <a:off x="0" y="0"/>
                      <a:ext cx="5334000" cy="4519718"/>
                    </a:xfrm>
                    <a:prstGeom prst="rect">
                      <a:avLst/>
                    </a:prstGeom>
                    <a:noFill/>
                    <a:ln w="9525">
                      <a:noFill/>
                      <a:headEnd/>
                      <a:tailEnd/>
                    </a:ln>
                  </pic:spPr>
                </pic:pic>
              </a:graphicData>
            </a:graphic>
          </wp:inline>
        </w:drawing>
      </w:r>
    </w:p>
    <w:p w14:paraId="0CFECDB7" w14:textId="7038CC1D" w:rsidR="00692B7C" w:rsidDel="00BC5E7F" w:rsidRDefault="008C2AF3">
      <w:pPr>
        <w:pStyle w:val="ImageCaption"/>
        <w:rPr>
          <w:del w:id="70" w:author="tomoyoshi yabu" w:date="2025-01-15T09:48:00Z" w16du:dateUtc="2025-01-15T00:48:00Z"/>
          <w:lang w:eastAsia="ja-JP"/>
        </w:rPr>
      </w:pPr>
      <w:del w:id="71" w:author="tomoyoshi yabu" w:date="2025-01-15T09:48:00Z" w16du:dateUtc="2025-01-15T00:48:00Z">
        <w:r w:rsidDel="00BC5E7F">
          <w:rPr>
            <w:lang w:eastAsia="ja-JP"/>
          </w:rPr>
          <w:delText>段階的な介入</w:delText>
        </w:r>
      </w:del>
    </w:p>
    <w:p w14:paraId="26269C8E" w14:textId="54357098" w:rsidR="00692B7C" w:rsidRDefault="008C2AF3" w:rsidP="00E22F91">
      <w:pPr>
        <w:pStyle w:val="aa"/>
        <w:rPr>
          <w:lang w:eastAsia="ja-JP"/>
        </w:rPr>
      </w:pPr>
      <w:r>
        <w:rPr>
          <w:lang w:eastAsia="ja-JP"/>
        </w:rPr>
        <w:t>注</w:t>
      </w:r>
      <w:r>
        <w:rPr>
          <w:lang w:eastAsia="ja-JP"/>
        </w:rPr>
        <w:t xml:space="preserve">: </w:t>
      </w:r>
      <w:r>
        <w:rPr>
          <w:lang w:eastAsia="ja-JP"/>
        </w:rPr>
        <w:t>地方自治体のウェブサイトや</w:t>
      </w:r>
      <w:r>
        <w:rPr>
          <w:lang w:eastAsia="ja-JP"/>
        </w:rPr>
        <w:t xml:space="preserve"> Wikipedia </w:t>
      </w:r>
      <w:r>
        <w:rPr>
          <w:lang w:eastAsia="ja-JP"/>
        </w:rPr>
        <w:t>を元に筆者作成．</w:t>
      </w:r>
      <w:ins w:id="72" w:author="tomoyoshi yabu" w:date="2025-01-15T09:50:00Z" w16du:dateUtc="2025-01-15T00:50:00Z">
        <w:r w:rsidR="00BC5E7F" w:rsidDel="00BC5E7F">
          <w:rPr>
            <w:lang w:eastAsia="ja-JP"/>
          </w:rPr>
          <w:t xml:space="preserve"> </w:t>
        </w:r>
      </w:ins>
      <w:commentRangeStart w:id="73"/>
      <w:del w:id="74" w:author="tomoyoshi yabu" w:date="2025-01-15T09:50:00Z" w16du:dateUtc="2025-01-15T00:50:00Z">
        <w:r w:rsidDel="00BC5E7F">
          <w:rPr>
            <w:lang w:eastAsia="ja-JP"/>
          </w:rPr>
          <w:delText>白部分が介入前．灰色部分が介入後．</w:delText>
        </w:r>
      </w:del>
      <m:oMath>
        <m:r>
          <w:rPr>
            <w:rFonts w:ascii="Cambria Math" w:hAnsi="Cambria Math"/>
            <w:lang w:eastAsia="ja-JP"/>
          </w:rPr>
          <m:t>2</m:t>
        </m:r>
      </m:oMath>
      <w:r>
        <w:rPr>
          <w:lang w:eastAsia="ja-JP"/>
        </w:rPr>
        <w:t xml:space="preserve"> </w:t>
      </w:r>
      <w:r>
        <w:rPr>
          <w:lang w:eastAsia="ja-JP"/>
        </w:rPr>
        <w:t>列目が開通年．</w:t>
      </w:r>
      <m:oMath>
        <m:r>
          <w:rPr>
            <w:rFonts w:ascii="Cambria Math" w:hAnsi="Cambria Math"/>
            <w:lang w:eastAsia="ja-JP"/>
          </w:rPr>
          <m:t>3</m:t>
        </m:r>
      </m:oMath>
      <w:r>
        <w:rPr>
          <w:lang w:eastAsia="ja-JP"/>
        </w:rPr>
        <w:t xml:space="preserve"> </w:t>
      </w:r>
      <w:r>
        <w:rPr>
          <w:lang w:eastAsia="ja-JP"/>
        </w:rPr>
        <w:t>列目以降は使用するデータの時点．</w:t>
      </w:r>
      <w:ins w:id="75" w:author="tomoyoshi yabu" w:date="2025-01-15T09:50:00Z" w16du:dateUtc="2025-01-15T00:50:00Z">
        <w:r w:rsidR="00BC5E7F">
          <w:rPr>
            <w:lang w:eastAsia="ja-JP"/>
          </w:rPr>
          <w:t>白部分が介入前．灰色部分が介入後．</w:t>
        </w:r>
        <w:commentRangeEnd w:id="73"/>
        <w:r w:rsidR="00BC5E7F">
          <w:rPr>
            <w:rStyle w:val="af1"/>
          </w:rPr>
          <w:commentReference w:id="73"/>
        </w:r>
      </w:ins>
    </w:p>
    <w:p w14:paraId="3250BA78" w14:textId="77777777" w:rsidR="00692B7C" w:rsidRDefault="008C2AF3">
      <w:pPr>
        <w:pStyle w:val="3"/>
        <w:rPr>
          <w:lang w:eastAsia="ja-JP"/>
        </w:rPr>
      </w:pPr>
      <w:bookmarkStart w:id="76" w:name="平行トレンドの仮定と検証"/>
      <m:oMath>
        <m:r>
          <m:rPr>
            <m:sty m:val="bi"/>
          </m:rPr>
          <w:rPr>
            <w:rFonts w:ascii="Cambria Math" w:hAnsi="Cambria Math"/>
            <w:lang w:eastAsia="ja-JP"/>
          </w:rPr>
          <m:t>2.2</m:t>
        </m:r>
      </m:oMath>
      <w:r>
        <w:rPr>
          <w:lang w:eastAsia="ja-JP"/>
        </w:rPr>
        <w:t xml:space="preserve"> </w:t>
      </w:r>
      <w:r>
        <w:rPr>
          <w:lang w:eastAsia="ja-JP"/>
        </w:rPr>
        <w:t>平行トレンドの仮定と検証</w:t>
      </w:r>
      <w:bookmarkEnd w:id="76"/>
    </w:p>
    <w:p w14:paraId="5E0E60FD" w14:textId="77777777" w:rsidR="00692B7C" w:rsidRDefault="008C2AF3">
      <w:pPr>
        <w:pStyle w:val="FirstParagraph"/>
        <w:rPr>
          <w:lang w:eastAsia="ja-JP"/>
        </w:rPr>
      </w:pPr>
      <w:r>
        <w:rPr>
          <w:lang w:eastAsia="ja-JP"/>
        </w:rPr>
        <w:t>本稿では差の差分析</w:t>
      </w:r>
      <w:r>
        <w:rPr>
          <w:lang w:eastAsia="ja-JP"/>
        </w:rPr>
        <w:t xml:space="preserve"> (DID) </w:t>
      </w:r>
      <w:r>
        <w:rPr>
          <w:lang w:eastAsia="ja-JP"/>
        </w:rPr>
        <w:t>を基本としたモデルを使用する．</w:t>
      </w:r>
      <w:r>
        <w:rPr>
          <w:lang w:eastAsia="ja-JP"/>
        </w:rPr>
        <w:t xml:space="preserve">DID </w:t>
      </w:r>
      <w:r>
        <w:rPr>
          <w:lang w:eastAsia="ja-JP"/>
        </w:rPr>
        <w:t>における重要な識別仮定の一つである平行トレンドの仮定は，反実仮想として，介入がなかった場合の介入群のトレンドが対照群のトレンドと平行であったという想定を指す．本節では，この仮定の妥当性を定量的に検証する．</w:t>
      </w:r>
    </w:p>
    <w:p w14:paraId="68ABAA1E" w14:textId="77777777" w:rsidR="00692B7C" w:rsidRDefault="008C2AF3">
      <w:pPr>
        <w:pStyle w:val="4"/>
        <w:rPr>
          <w:lang w:eastAsia="ja-JP"/>
        </w:rPr>
      </w:pPr>
      <w:bookmarkStart w:id="77" w:name="介入前のトレンド分析"/>
      <m:oMath>
        <m:r>
          <w:rPr>
            <w:rFonts w:ascii="Cambria Math" w:hAnsi="Cambria Math"/>
            <w:lang w:eastAsia="ja-JP"/>
          </w:rPr>
          <m:t>2.2.1</m:t>
        </m:r>
      </m:oMath>
      <w:r>
        <w:rPr>
          <w:lang w:eastAsia="ja-JP"/>
        </w:rPr>
        <w:t xml:space="preserve"> </w:t>
      </w:r>
      <w:r>
        <w:rPr>
          <w:lang w:eastAsia="ja-JP"/>
        </w:rPr>
        <w:t>介入前のトレンド分析</w:t>
      </w:r>
      <w:bookmarkEnd w:id="77"/>
    </w:p>
    <w:p w14:paraId="1CAA236E" w14:textId="63EDC922" w:rsidR="00692B7C" w:rsidRDefault="008C2AF3" w:rsidP="00BC5E7F">
      <w:pPr>
        <w:pStyle w:val="FirstParagraph"/>
        <w:ind w:firstLineChars="100" w:firstLine="210"/>
        <w:rPr>
          <w:ins w:id="78" w:author="tomoyoshi yabu" w:date="2025-01-15T09:50:00Z" w16du:dateUtc="2025-01-15T00:50:00Z"/>
          <w:lang w:eastAsia="ja-JP"/>
        </w:rPr>
        <w:pPrChange w:id="79" w:author="tomoyoshi yabu" w:date="2025-01-15T09:51:00Z" w16du:dateUtc="2025-01-15T00:51:00Z">
          <w:pPr>
            <w:pStyle w:val="FirstParagraph"/>
          </w:pPr>
        </w:pPrChange>
      </w:pPr>
      <w:del w:id="80" w:author="tomoyoshi yabu" w:date="2025-01-15T09:51:00Z" w16du:dateUtc="2025-01-15T00:51:00Z">
        <w:r w:rsidDel="00BC5E7F">
          <w:rPr>
            <w:lang w:eastAsia="ja-JP"/>
          </w:rPr>
          <w:delText>下</w:delText>
        </w:r>
      </w:del>
      <w:commentRangeStart w:id="81"/>
      <w:r>
        <w:rPr>
          <w:lang w:eastAsia="ja-JP"/>
        </w:rPr>
        <w:t>図</w:t>
      </w:r>
      <w:ins w:id="82" w:author="tomoyoshi yabu" w:date="2025-01-15T09:51:00Z" w16du:dateUtc="2025-01-15T00:51:00Z">
        <w:r w:rsidR="00BC5E7F">
          <w:rPr>
            <w:rFonts w:hint="eastAsia"/>
            <w:lang w:eastAsia="ja-JP"/>
          </w:rPr>
          <w:t>1</w:t>
        </w:r>
        <w:commentRangeEnd w:id="81"/>
        <w:r w:rsidR="00BC5E7F">
          <w:rPr>
            <w:rStyle w:val="af1"/>
          </w:rPr>
          <w:commentReference w:id="81"/>
        </w:r>
      </w:ins>
      <w:r>
        <w:rPr>
          <w:lang w:eastAsia="ja-JP"/>
        </w:rPr>
        <w:t>は，介入前期間における介入群の対数人口と，対照群の平均対数人口の推移を示している．離島架橋は段階的導入により介入の実施時期が異なるため，時間の経過とともに介入前サンプルは減少するが，グループレベルで観察すると両群ともに類似した下降トレンドを示しており，介入前の傾向に顕著な差異は見られない．</w:t>
      </w:r>
    </w:p>
    <w:p w14:paraId="3BE81236" w14:textId="5E23E489" w:rsidR="00BC5E7F" w:rsidRPr="00BC5E7F" w:rsidRDefault="00BC5E7F" w:rsidP="00BC5E7F">
      <w:pPr>
        <w:pStyle w:val="a0"/>
        <w:jc w:val="center"/>
        <w:rPr>
          <w:rFonts w:hint="eastAsia"/>
          <w:b/>
          <w:bCs/>
          <w:lang w:eastAsia="ja-JP"/>
          <w:rPrChange w:id="83" w:author="tomoyoshi yabu" w:date="2025-01-15T09:51:00Z" w16du:dateUtc="2025-01-15T00:51:00Z">
            <w:rPr>
              <w:rFonts w:hint="eastAsia"/>
              <w:lang w:eastAsia="ja-JP"/>
            </w:rPr>
          </w:rPrChange>
        </w:rPr>
        <w:pPrChange w:id="84" w:author="tomoyoshi yabu" w:date="2025-01-15T09:50:00Z" w16du:dateUtc="2025-01-15T00:50:00Z">
          <w:pPr>
            <w:pStyle w:val="FirstParagraph"/>
          </w:pPr>
        </w:pPrChange>
      </w:pPr>
      <w:commentRangeStart w:id="85"/>
      <w:ins w:id="86" w:author="tomoyoshi yabu" w:date="2025-01-15T09:50:00Z" w16du:dateUtc="2025-01-15T00:50:00Z">
        <w:r w:rsidRPr="00BC5E7F">
          <w:rPr>
            <w:rFonts w:hint="eastAsia"/>
            <w:b/>
            <w:bCs/>
            <w:lang w:eastAsia="ja-JP"/>
            <w:rPrChange w:id="87" w:author="tomoyoshi yabu" w:date="2025-01-15T09:51:00Z" w16du:dateUtc="2025-01-15T00:51:00Z">
              <w:rPr>
                <w:rFonts w:hint="eastAsia"/>
                <w:lang w:eastAsia="ja-JP"/>
              </w:rPr>
            </w:rPrChange>
          </w:rPr>
          <w:t>図</w:t>
        </w:r>
        <w:r w:rsidRPr="00BC5E7F">
          <w:rPr>
            <w:rFonts w:hint="eastAsia"/>
            <w:b/>
            <w:bCs/>
            <w:lang w:eastAsia="ja-JP"/>
            <w:rPrChange w:id="88" w:author="tomoyoshi yabu" w:date="2025-01-15T09:51:00Z" w16du:dateUtc="2025-01-15T00:51:00Z">
              <w:rPr>
                <w:rFonts w:hint="eastAsia"/>
                <w:lang w:eastAsia="ja-JP"/>
              </w:rPr>
            </w:rPrChange>
          </w:rPr>
          <w:t>1:</w:t>
        </w:r>
      </w:ins>
      <w:ins w:id="89" w:author="tomoyoshi yabu" w:date="2025-01-15T09:51:00Z" w16du:dateUtc="2025-01-15T00:51:00Z">
        <w:r w:rsidRPr="00BC5E7F">
          <w:rPr>
            <w:rFonts w:hint="eastAsia"/>
            <w:b/>
            <w:bCs/>
            <w:lang w:eastAsia="ja-JP"/>
            <w:rPrChange w:id="90" w:author="tomoyoshi yabu" w:date="2025-01-15T09:51:00Z" w16du:dateUtc="2025-01-15T00:51:00Z">
              <w:rPr>
                <w:rFonts w:hint="eastAsia"/>
                <w:lang w:eastAsia="ja-JP"/>
              </w:rPr>
            </w:rPrChange>
          </w:rPr>
          <w:t xml:space="preserve"> </w:t>
        </w:r>
      </w:ins>
      <w:ins w:id="91" w:author="tomoyoshi yabu" w:date="2025-01-15T09:50:00Z" w16du:dateUtc="2025-01-15T00:50:00Z">
        <w:r w:rsidRPr="00BC5E7F">
          <w:rPr>
            <w:rFonts w:hint="eastAsia"/>
            <w:b/>
            <w:bCs/>
            <w:lang w:eastAsia="ja-JP"/>
            <w:rPrChange w:id="92" w:author="tomoyoshi yabu" w:date="2025-01-15T09:51:00Z" w16du:dateUtc="2025-01-15T00:51:00Z">
              <w:rPr>
                <w:rFonts w:hint="eastAsia"/>
                <w:lang w:eastAsia="ja-JP"/>
              </w:rPr>
            </w:rPrChange>
          </w:rPr>
          <w:t>介入前トレンド</w:t>
        </w:r>
      </w:ins>
      <w:commentRangeEnd w:id="85"/>
      <w:ins w:id="93" w:author="tomoyoshi yabu" w:date="2025-01-15T09:51:00Z" w16du:dateUtc="2025-01-15T00:51:00Z">
        <w:r>
          <w:rPr>
            <w:rStyle w:val="af1"/>
          </w:rPr>
          <w:commentReference w:id="85"/>
        </w:r>
      </w:ins>
    </w:p>
    <w:p w14:paraId="461E0755" w14:textId="77777777" w:rsidR="00692B7C" w:rsidRDefault="008C2AF3" w:rsidP="00E22F91">
      <w:pPr>
        <w:pStyle w:val="CaptionedFigure"/>
        <w:jc w:val="center"/>
      </w:pPr>
      <w:commentRangeStart w:id="94"/>
      <w:r>
        <w:rPr>
          <w:noProof/>
        </w:rPr>
        <w:lastRenderedPageBreak/>
        <w:drawing>
          <wp:inline distT="0" distB="0" distL="0" distR="0" wp14:anchorId="5C09A338" wp14:editId="78C78D15">
            <wp:extent cx="5334000" cy="3323992"/>
            <wp:effectExtent l="0" t="0" r="0" b="0"/>
            <wp:docPr id="1417191391" name="Picture" descr="介入前トレンド"/>
            <wp:cNvGraphicFramePr/>
            <a:graphic xmlns:a="http://schemas.openxmlformats.org/drawingml/2006/main">
              <a:graphicData uri="http://schemas.openxmlformats.org/drawingml/2006/picture">
                <pic:pic xmlns:pic="http://schemas.openxmlformats.org/drawingml/2006/picture">
                  <pic:nvPicPr>
                    <pic:cNvPr id="0" name="Picture" descr="../figures//pre_trend.png"/>
                    <pic:cNvPicPr>
                      <a:picLocks noChangeAspect="1" noChangeArrowheads="1"/>
                    </pic:cNvPicPr>
                  </pic:nvPicPr>
                  <pic:blipFill>
                    <a:blip r:embed="rId13"/>
                    <a:stretch>
                      <a:fillRect/>
                    </a:stretch>
                  </pic:blipFill>
                  <pic:spPr bwMode="auto">
                    <a:xfrm>
                      <a:off x="0" y="0"/>
                      <a:ext cx="5334000" cy="3323992"/>
                    </a:xfrm>
                    <a:prstGeom prst="rect">
                      <a:avLst/>
                    </a:prstGeom>
                    <a:noFill/>
                    <a:ln w="9525">
                      <a:noFill/>
                      <a:headEnd/>
                      <a:tailEnd/>
                    </a:ln>
                  </pic:spPr>
                </pic:pic>
              </a:graphicData>
            </a:graphic>
          </wp:inline>
        </w:drawing>
      </w:r>
      <w:commentRangeEnd w:id="94"/>
      <w:r w:rsidR="00BC5E7F">
        <w:rPr>
          <w:rStyle w:val="af1"/>
        </w:rPr>
        <w:commentReference w:id="94"/>
      </w:r>
    </w:p>
    <w:p w14:paraId="090C0F97" w14:textId="555D2BEC" w:rsidR="00692B7C" w:rsidDel="00BC5E7F" w:rsidRDefault="008C2AF3">
      <w:pPr>
        <w:pStyle w:val="ImageCaption"/>
        <w:rPr>
          <w:del w:id="95" w:author="tomoyoshi yabu" w:date="2025-01-15T09:51:00Z" w16du:dateUtc="2025-01-15T00:51:00Z"/>
          <w:lang w:eastAsia="ja-JP"/>
        </w:rPr>
      </w:pPr>
      <w:del w:id="96" w:author="tomoyoshi yabu" w:date="2025-01-15T09:51:00Z" w16du:dateUtc="2025-01-15T00:51:00Z">
        <w:r w:rsidDel="00BC5E7F">
          <w:rPr>
            <w:lang w:eastAsia="ja-JP"/>
          </w:rPr>
          <w:delText>介入前トレンド</w:delText>
        </w:r>
      </w:del>
    </w:p>
    <w:p w14:paraId="2EBEC0D0" w14:textId="77777777" w:rsidR="00692B7C" w:rsidRDefault="008C2AF3" w:rsidP="00E22F91">
      <w:pPr>
        <w:pStyle w:val="aa"/>
        <w:rPr>
          <w:lang w:eastAsia="ja-JP"/>
        </w:rPr>
      </w:pPr>
      <w:r>
        <w:rPr>
          <w:lang w:eastAsia="ja-JP"/>
        </w:rPr>
        <w:t>注</w:t>
      </w:r>
      <w:r>
        <w:rPr>
          <w:lang w:eastAsia="ja-JP"/>
        </w:rPr>
        <w:t xml:space="preserve">: </w:t>
      </w:r>
      <w:r>
        <w:rPr>
          <w:lang w:eastAsia="ja-JP"/>
        </w:rPr>
        <w:t>人口データを元に筆者作成</w:t>
      </w:r>
    </w:p>
    <w:p w14:paraId="66F7C4CD" w14:textId="77777777" w:rsidR="00692B7C" w:rsidRDefault="008C2AF3">
      <w:pPr>
        <w:pStyle w:val="4"/>
        <w:rPr>
          <w:lang w:eastAsia="ja-JP"/>
        </w:rPr>
      </w:pPr>
      <w:bookmarkStart w:id="97" w:name="反実仮想による介入後のトレンド検証"/>
      <m:oMath>
        <m:r>
          <w:rPr>
            <w:rFonts w:ascii="Cambria Math" w:hAnsi="Cambria Math"/>
            <w:lang w:eastAsia="ja-JP"/>
          </w:rPr>
          <m:t>2.2.2</m:t>
        </m:r>
      </m:oMath>
      <w:r>
        <w:rPr>
          <w:lang w:eastAsia="ja-JP"/>
        </w:rPr>
        <w:t xml:space="preserve"> </w:t>
      </w:r>
      <w:r>
        <w:rPr>
          <w:lang w:eastAsia="ja-JP"/>
        </w:rPr>
        <w:t>反実仮想による介入後のトレンド検証</w:t>
      </w:r>
      <w:bookmarkEnd w:id="97"/>
    </w:p>
    <w:p w14:paraId="4A45D320" w14:textId="77777777" w:rsidR="00692B7C" w:rsidRDefault="008C2AF3">
      <w:pPr>
        <w:pStyle w:val="FirstParagraph"/>
        <w:rPr>
          <w:lang w:eastAsia="ja-JP"/>
        </w:rPr>
      </w:pPr>
      <w:r>
        <w:rPr>
          <w:lang w:eastAsia="ja-JP"/>
        </w:rPr>
        <w:t>より厳密な検証として，介入群の介入前のデータのみを用いて，もし介入がなかった場合の反実仮想的なトレンドを予測し，対照群と比較することで平行トレンドの仮定を検証する．予測モデルには，島効果と年効果のみを考慮した以下の</w:t>
      </w:r>
      <w:r>
        <w:rPr>
          <w:lang w:eastAsia="ja-JP"/>
        </w:rPr>
        <w:t xml:space="preserve"> Two-way Fixed Effects </w:t>
      </w:r>
      <w:r>
        <w:rPr>
          <w:lang w:eastAsia="ja-JP"/>
        </w:rPr>
        <w:t>モデルを採用した．</w:t>
      </w:r>
    </w:p>
    <w:p w14:paraId="73C1469E" w14:textId="77777777" w:rsidR="00692B7C"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log</m:t>
                </m:r>
                <m:sSub>
                  <m:sSubPr>
                    <m:ctrlPr>
                      <w:rPr>
                        <w:rFonts w:ascii="Cambria Math" w:hAnsi="Cambria Math"/>
                      </w:rPr>
                    </m:ctrlPr>
                  </m:sSubPr>
                  <m:e>
                    <m:r>
                      <w:rPr>
                        <w:rFonts w:ascii="Cambria Math" w:hAnsi="Cambria Math"/>
                      </w:rPr>
                      <m:t>Y</m:t>
                    </m:r>
                  </m:e>
                  <m:sub>
                    <m:r>
                      <w:rPr>
                        <w:rFonts w:ascii="Cambria Math" w:hAnsi="Cambria Math"/>
                      </w:rPr>
                      <m:t>it</m:t>
                    </m:r>
                  </m:sub>
                </m:sSub>
              </m:e>
              <m:e>
                <m:r>
                  <w:rPr>
                    <w:rFonts w:ascii="Cambria Math" w:hAnsi="Cambria Math"/>
                  </w:rPr>
                  <m:t>∼</m:t>
                </m:r>
                <m:r>
                  <m:rPr>
                    <m:nor/>
                  </m:rPr>
                  <m:t>Student-t</m:t>
                </m:r>
                <m:r>
                  <w:rPr>
                    <w:rFonts w:ascii="Cambria Math" w:hAnsi="Cambria Math"/>
                  </w:rPr>
                  <m:t>(ν,</m:t>
                </m:r>
                <m:sSub>
                  <m:sSubPr>
                    <m:ctrlPr>
                      <w:rPr>
                        <w:rFonts w:ascii="Cambria Math" w:hAnsi="Cambria Math"/>
                      </w:rPr>
                    </m:ctrlPr>
                  </m:sSubPr>
                  <m:e>
                    <m:r>
                      <w:rPr>
                        <w:rFonts w:ascii="Cambria Math" w:hAnsi="Cambria Math"/>
                      </w:rPr>
                      <m:t>μ</m:t>
                    </m:r>
                  </m:e>
                  <m:sub>
                    <m:r>
                      <w:rPr>
                        <w:rFonts w:ascii="Cambria Math" w:hAnsi="Cambria Math"/>
                      </w:rPr>
                      <m:t>it</m:t>
                    </m:r>
                  </m:sub>
                </m:sSub>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e>
            </m:mr>
            <m:mr>
              <m:e>
                <m:r>
                  <w:rPr>
                    <w:rFonts w:ascii="Cambria Math" w:hAnsi="Cambria Math"/>
                  </w:rPr>
                  <m:t>ν</m:t>
                </m:r>
              </m:e>
              <m:e>
                <m:r>
                  <w:rPr>
                    <w:rFonts w:ascii="Cambria Math" w:hAnsi="Cambria Math"/>
                  </w:rPr>
                  <m:t>∼</m:t>
                </m:r>
                <m:r>
                  <m:rPr>
                    <m:nor/>
                  </m:rPr>
                  <m:t>Gamma</m:t>
                </m:r>
                <m:r>
                  <w:rPr>
                    <w:rFonts w:ascii="Cambria Math" w:hAnsi="Cambria Math"/>
                  </w:rPr>
                  <m:t>(2,0.1)</m:t>
                </m:r>
              </m:e>
            </m:mr>
            <m:mr>
              <m:e>
                <m:sSub>
                  <m:sSubPr>
                    <m:ctrlPr>
                      <w:rPr>
                        <w:rFonts w:ascii="Cambria Math" w:hAnsi="Cambria Math"/>
                      </w:rPr>
                    </m:ctrlPr>
                  </m:sSubPr>
                  <m:e>
                    <m:r>
                      <w:rPr>
                        <w:rFonts w:ascii="Cambria Math" w:hAnsi="Cambria Math"/>
                      </w:rPr>
                      <m:t>μ</m:t>
                    </m:r>
                  </m:e>
                  <m:sub>
                    <m:r>
                      <w:rPr>
                        <w:rFonts w:ascii="Cambria Math" w:hAnsi="Cambria Math"/>
                      </w:rPr>
                      <m:t>it</m:t>
                    </m:r>
                  </m:sub>
                </m:sSub>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t</m:t>
                    </m:r>
                  </m:sub>
                </m:sSub>
              </m:e>
            </m:mr>
            <m:mr>
              <m:e>
                <m:sSub>
                  <m:sSubPr>
                    <m:ctrlPr>
                      <w:rPr>
                        <w:rFonts w:ascii="Cambria Math" w:hAnsi="Cambria Math"/>
                      </w:rPr>
                    </m:ctrlPr>
                  </m:sSubPr>
                  <m:e>
                    <m:r>
                      <w:rPr>
                        <w:rFonts w:ascii="Cambria Math" w:hAnsi="Cambria Math"/>
                      </w:rPr>
                      <m:t>α</m:t>
                    </m:r>
                  </m:e>
                  <m:sub>
                    <m:r>
                      <w:rPr>
                        <w:rFonts w:ascii="Cambria Math" w:hAnsi="Cambria Math"/>
                      </w:rPr>
                      <m:t>i</m:t>
                    </m:r>
                  </m:sub>
                </m:sSub>
              </m:e>
              <m:e>
                <m:r>
                  <w:rPr>
                    <w:rFonts w:ascii="Cambria Math" w:hAnsi="Cambria Math"/>
                  </w:rPr>
                  <m:t>∼</m:t>
                </m:r>
                <m:r>
                  <m:rPr>
                    <m:nor/>
                  </m:rPr>
                  <m:t>Normal</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α</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α</m:t>
                    </m:r>
                  </m:sub>
                  <m:sup>
                    <m:r>
                      <w:rPr>
                        <w:rFonts w:ascii="Cambria Math" w:hAnsi="Cambria Math"/>
                      </w:rPr>
                      <m:t>2</m:t>
                    </m:r>
                  </m:sup>
                </m:sSubSup>
                <m:r>
                  <w:rPr>
                    <w:rFonts w:ascii="Cambria Math" w:hAnsi="Cambria Math"/>
                  </w:rPr>
                  <m:t>)</m:t>
                </m:r>
              </m:e>
            </m:mr>
            <m:mr>
              <m:e>
                <m:sSub>
                  <m:sSubPr>
                    <m:ctrlPr>
                      <w:rPr>
                        <w:rFonts w:ascii="Cambria Math" w:hAnsi="Cambria Math"/>
                      </w:rPr>
                    </m:ctrlPr>
                  </m:sSubPr>
                  <m:e>
                    <m:r>
                      <w:rPr>
                        <w:rFonts w:ascii="Cambria Math" w:hAnsi="Cambria Math"/>
                      </w:rPr>
                      <m:t>λ</m:t>
                    </m:r>
                  </m:e>
                  <m:sub>
                    <m:r>
                      <w:rPr>
                        <w:rFonts w:ascii="Cambria Math" w:hAnsi="Cambria Math"/>
                      </w:rPr>
                      <m:t>t</m:t>
                    </m:r>
                  </m:sub>
                </m:sSub>
              </m:e>
              <m:e>
                <m:r>
                  <w:rPr>
                    <w:rFonts w:ascii="Cambria Math" w:hAnsi="Cambria Math"/>
                  </w:rPr>
                  <m:t>∼</m:t>
                </m:r>
                <m:r>
                  <m:rPr>
                    <m:nor/>
                  </m:rPr>
                  <m:t>Normal</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λ</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λ</m:t>
                    </m:r>
                  </m:sub>
                  <m:sup>
                    <m:r>
                      <w:rPr>
                        <w:rFonts w:ascii="Cambria Math" w:hAnsi="Cambria Math"/>
                      </w:rPr>
                      <m:t>2</m:t>
                    </m:r>
                  </m:sup>
                </m:sSubSup>
                <m:r>
                  <w:rPr>
                    <w:rFonts w:ascii="Cambria Math" w:hAnsi="Cambria Math"/>
                  </w:rPr>
                  <m:t>)</m:t>
                </m:r>
              </m:e>
            </m:mr>
            <m:mr>
              <m:e>
                <m:r>
                  <w:rPr>
                    <w:rFonts w:ascii="Cambria Math" w:hAnsi="Cambria Math"/>
                  </w:rPr>
                  <m:t>σ</m:t>
                </m:r>
              </m:e>
              <m:e>
                <m:r>
                  <w:rPr>
                    <w:rFonts w:ascii="Cambria Math" w:hAnsi="Cambria Math"/>
                  </w:rPr>
                  <m:t>∼</m:t>
                </m:r>
                <m:sSup>
                  <m:sSupPr>
                    <m:ctrlPr>
                      <w:rPr>
                        <w:rFonts w:ascii="Cambria Math" w:hAnsi="Cambria Math"/>
                      </w:rPr>
                    </m:ctrlPr>
                  </m:sSupPr>
                  <m:e>
                    <m:r>
                      <m:rPr>
                        <m:nor/>
                      </m:rPr>
                      <m:t>Cauchy</m:t>
                    </m:r>
                  </m:e>
                  <m:sup>
                    <m:r>
                      <w:rPr>
                        <w:rFonts w:ascii="Cambria Math" w:hAnsi="Cambria Math"/>
                      </w:rPr>
                      <m:t>+</m:t>
                    </m:r>
                  </m:sup>
                </m:sSup>
                <m:r>
                  <w:rPr>
                    <w:rFonts w:ascii="Cambria Math" w:hAnsi="Cambria Math"/>
                  </w:rPr>
                  <m:t>(1)</m:t>
                </m:r>
              </m:e>
            </m:mr>
          </m:m>
        </m:oMath>
      </m:oMathPara>
    </w:p>
    <w:p w14:paraId="58BF0CFD" w14:textId="77777777" w:rsidR="00692B7C" w:rsidRDefault="008C2AF3">
      <w:pPr>
        <w:pStyle w:val="FirstParagraph"/>
        <w:rPr>
          <w:lang w:eastAsia="ja-JP"/>
        </w:rPr>
      </w:pPr>
      <w:r>
        <w:rPr>
          <w:lang w:eastAsia="ja-JP"/>
        </w:rPr>
        <w:t>添字</w:t>
      </w:r>
      <w:r>
        <w:rPr>
          <w:lang w:eastAsia="ja-JP"/>
        </w:rPr>
        <w:t xml:space="preserve"> </w:t>
      </w:r>
      <m:oMath>
        <m:r>
          <w:rPr>
            <w:rFonts w:ascii="Cambria Math" w:hAnsi="Cambria Math"/>
            <w:lang w:eastAsia="ja-JP"/>
          </w:rPr>
          <m:t>i</m:t>
        </m:r>
      </m:oMath>
      <w:r>
        <w:rPr>
          <w:lang w:eastAsia="ja-JP"/>
        </w:rPr>
        <w:t xml:space="preserve"> </w:t>
      </w:r>
      <w:r>
        <w:rPr>
          <w:lang w:eastAsia="ja-JP"/>
        </w:rPr>
        <w:t>は島，</w:t>
      </w:r>
      <m:oMath>
        <m:r>
          <w:rPr>
            <w:rFonts w:ascii="Cambria Math" w:hAnsi="Cambria Math"/>
            <w:lang w:eastAsia="ja-JP"/>
          </w:rPr>
          <m:t>t</m:t>
        </m:r>
      </m:oMath>
      <w:r>
        <w:rPr>
          <w:lang w:eastAsia="ja-JP"/>
        </w:rPr>
        <w:t xml:space="preserve"> </w:t>
      </w:r>
      <w:r>
        <w:rPr>
          <w:lang w:eastAsia="ja-JP"/>
        </w:rPr>
        <w:t>は年を表す．被説明変数</w:t>
      </w:r>
      <w:r>
        <w:rPr>
          <w:lang w:eastAsia="ja-JP"/>
        </w:rPr>
        <w:t xml:space="preserve"> </w:t>
      </w:r>
      <m:oMath>
        <m:r>
          <m:rPr>
            <m:nor/>
          </m:rPr>
          <w:rPr>
            <w:lang w:eastAsia="ja-JP"/>
          </w:rPr>
          <m:t>log</m:t>
        </m:r>
        <m:sSub>
          <m:sSubPr>
            <m:ctrlPr>
              <w:rPr>
                <w:rFonts w:ascii="Cambria Math" w:hAnsi="Cambria Math"/>
              </w:rPr>
            </m:ctrlPr>
          </m:sSubPr>
          <m:e>
            <m:r>
              <w:rPr>
                <w:rFonts w:ascii="Cambria Math" w:hAnsi="Cambria Math"/>
                <w:lang w:eastAsia="ja-JP"/>
              </w:rPr>
              <m:t>Y</m:t>
            </m:r>
          </m:e>
          <m:sub>
            <m:r>
              <w:rPr>
                <w:rFonts w:ascii="Cambria Math" w:hAnsi="Cambria Math"/>
                <w:lang w:eastAsia="ja-JP"/>
              </w:rPr>
              <m:t>it</m:t>
            </m:r>
          </m:sub>
        </m:sSub>
      </m:oMath>
      <w:r>
        <w:rPr>
          <w:lang w:eastAsia="ja-JP"/>
        </w:rPr>
        <w:t xml:space="preserve"> </w:t>
      </w:r>
      <w:r>
        <w:rPr>
          <w:lang w:eastAsia="ja-JP"/>
        </w:rPr>
        <w:t>は対数人口であり，</w:t>
      </w:r>
      <m:oMath>
        <m:r>
          <w:rPr>
            <w:rFonts w:ascii="Cambria Math" w:hAnsi="Cambria Math"/>
            <w:lang w:eastAsia="ja-JP"/>
          </w:rPr>
          <m:t>2.4</m:t>
        </m:r>
      </m:oMath>
      <w:r>
        <w:rPr>
          <w:lang w:eastAsia="ja-JP"/>
        </w:rPr>
        <w:t xml:space="preserve"> </w:t>
      </w:r>
      <w:r>
        <w:rPr>
          <w:lang w:eastAsia="ja-JP"/>
        </w:rPr>
        <w:t>節にて述べるが，外れ値への対処のため</w:t>
      </w:r>
      <w:r>
        <w:rPr>
          <w:lang w:eastAsia="ja-JP"/>
        </w:rPr>
        <w:t xml:space="preserve"> </w:t>
      </w:r>
      <w:r>
        <w:rPr>
          <w:lang w:eastAsia="ja-JP"/>
        </w:rPr>
        <w:t>自由度</w:t>
      </w:r>
      <w:r>
        <w:rPr>
          <w:lang w:eastAsia="ja-JP"/>
        </w:rPr>
        <w:t xml:space="preserve"> </w:t>
      </w:r>
      <m:oMath>
        <m:r>
          <w:rPr>
            <w:rFonts w:ascii="Cambria Math" w:hAnsi="Cambria Math"/>
            <w:lang w:eastAsia="ja-JP"/>
          </w:rPr>
          <m:t>ν</m:t>
        </m:r>
      </m:oMath>
      <w:r>
        <w:rPr>
          <w:lang w:eastAsia="ja-JP"/>
        </w:rPr>
        <w:t>，平均</w:t>
      </w:r>
      <w:r>
        <w:rPr>
          <w:lang w:eastAsia="ja-JP"/>
        </w:rPr>
        <w:t xml:space="preserve"> </w:t>
      </w:r>
      <m:oMath>
        <m:r>
          <w:rPr>
            <w:rFonts w:ascii="Cambria Math" w:hAnsi="Cambria Math"/>
            <w:lang w:eastAsia="ja-JP"/>
          </w:rPr>
          <m:t>μ</m:t>
        </m:r>
      </m:oMath>
      <w:r>
        <w:rPr>
          <w:lang w:eastAsia="ja-JP"/>
        </w:rPr>
        <w:t>，分散</w:t>
      </w:r>
      <w:r>
        <w:rPr>
          <w:lang w:eastAsia="ja-JP"/>
        </w:rPr>
        <w:t xml:space="preserve"> </w:t>
      </w:r>
      <m:oMath>
        <m:sSup>
          <m:sSupPr>
            <m:ctrlPr>
              <w:rPr>
                <w:rFonts w:ascii="Cambria Math" w:hAnsi="Cambria Math"/>
              </w:rPr>
            </m:ctrlPr>
          </m:sSupPr>
          <m:e>
            <m:r>
              <w:rPr>
                <w:rFonts w:ascii="Cambria Math" w:hAnsi="Cambria Math"/>
                <w:lang w:eastAsia="ja-JP"/>
              </w:rPr>
              <m:t>σ</m:t>
            </m:r>
          </m:e>
          <m:sup>
            <m:r>
              <w:rPr>
                <w:rFonts w:ascii="Cambria Math" w:hAnsi="Cambria Math"/>
                <w:lang w:eastAsia="ja-JP"/>
              </w:rPr>
              <m:t>2</m:t>
            </m:r>
          </m:sup>
        </m:sSup>
      </m:oMath>
      <w:r>
        <w:rPr>
          <w:lang w:eastAsia="ja-JP"/>
        </w:rPr>
        <w:t xml:space="preserve"> </w:t>
      </w:r>
      <w:r>
        <w:rPr>
          <w:lang w:eastAsia="ja-JP"/>
        </w:rPr>
        <w:t>の</w:t>
      </w:r>
      <w:r>
        <w:rPr>
          <w:lang w:eastAsia="ja-JP"/>
        </w:rPr>
        <w:t xml:space="preserve"> </w:t>
      </w:r>
      <m:oMath>
        <m:r>
          <w:rPr>
            <w:rFonts w:ascii="Cambria Math" w:hAnsi="Cambria Math"/>
            <w:lang w:eastAsia="ja-JP"/>
          </w:rPr>
          <m:t>t</m:t>
        </m:r>
      </m:oMath>
      <w:r>
        <w:rPr>
          <w:lang w:eastAsia="ja-JP"/>
        </w:rPr>
        <w:t xml:space="preserve"> </w:t>
      </w:r>
      <w:r>
        <w:rPr>
          <w:lang w:eastAsia="ja-JP"/>
        </w:rPr>
        <w:t>分布に従うと仮定している．</w:t>
      </w:r>
      <m:oMath>
        <m:sSub>
          <m:sSubPr>
            <m:ctrlPr>
              <w:rPr>
                <w:rFonts w:ascii="Cambria Math" w:hAnsi="Cambria Math"/>
              </w:rPr>
            </m:ctrlPr>
          </m:sSubPr>
          <m:e>
            <m:r>
              <w:rPr>
                <w:rFonts w:ascii="Cambria Math" w:hAnsi="Cambria Math"/>
                <w:lang w:eastAsia="ja-JP"/>
              </w:rPr>
              <m:t>α</m:t>
            </m:r>
          </m:e>
          <m:sub>
            <m:r>
              <w:rPr>
                <w:rFonts w:ascii="Cambria Math" w:hAnsi="Cambria Math"/>
                <w:lang w:eastAsia="ja-JP"/>
              </w:rPr>
              <m:t>i</m:t>
            </m:r>
          </m:sub>
        </m:sSub>
      </m:oMath>
      <w:r>
        <w:rPr>
          <w:lang w:eastAsia="ja-JP"/>
        </w:rPr>
        <w:t xml:space="preserve"> </w:t>
      </w:r>
      <w:r>
        <w:rPr>
          <w:lang w:eastAsia="ja-JP"/>
        </w:rPr>
        <w:t>は島効果，</w:t>
      </w:r>
      <m:oMath>
        <m:sSub>
          <m:sSubPr>
            <m:ctrlPr>
              <w:rPr>
                <w:rFonts w:ascii="Cambria Math" w:hAnsi="Cambria Math"/>
              </w:rPr>
            </m:ctrlPr>
          </m:sSubPr>
          <m:e>
            <m:r>
              <w:rPr>
                <w:rFonts w:ascii="Cambria Math" w:hAnsi="Cambria Math"/>
                <w:lang w:eastAsia="ja-JP"/>
              </w:rPr>
              <m:t>λ</m:t>
            </m:r>
          </m:e>
          <m:sub>
            <m:r>
              <w:rPr>
                <w:rFonts w:ascii="Cambria Math" w:hAnsi="Cambria Math"/>
                <w:lang w:eastAsia="ja-JP"/>
              </w:rPr>
              <m:t>t</m:t>
            </m:r>
          </m:sub>
        </m:sSub>
      </m:oMath>
      <w:r>
        <w:rPr>
          <w:lang w:eastAsia="ja-JP"/>
        </w:rPr>
        <w:t xml:space="preserve"> </w:t>
      </w:r>
      <w:r>
        <w:rPr>
          <w:lang w:eastAsia="ja-JP"/>
        </w:rPr>
        <w:t>は年効果である．各事前分布は</w:t>
      </w:r>
      <w:r>
        <w:rPr>
          <w:lang w:eastAsia="ja-JP"/>
        </w:rPr>
        <w:t xml:space="preserve"> </w:t>
      </w:r>
      <m:oMath>
        <m:r>
          <w:rPr>
            <w:rFonts w:ascii="Cambria Math" w:hAnsi="Cambria Math"/>
            <w:lang w:eastAsia="ja-JP"/>
          </w:rPr>
          <m:t>2.3</m:t>
        </m:r>
      </m:oMath>
      <w:r>
        <w:rPr>
          <w:lang w:eastAsia="ja-JP"/>
        </w:rPr>
        <w:t xml:space="preserve"> </w:t>
      </w:r>
      <w:r>
        <w:rPr>
          <w:lang w:eastAsia="ja-JP"/>
        </w:rPr>
        <w:t>節にて説明する．</w:t>
      </w:r>
    </w:p>
    <w:p w14:paraId="34622DD6" w14:textId="77777777" w:rsidR="00692B7C" w:rsidRDefault="008C2AF3">
      <w:pPr>
        <w:pStyle w:val="a0"/>
        <w:rPr>
          <w:lang w:eastAsia="ja-JP"/>
        </w:rPr>
      </w:pPr>
      <w:r>
        <w:rPr>
          <w:lang w:eastAsia="ja-JP"/>
        </w:rPr>
        <w:t>下図は介入後のトレンドを予測により補完した対数人口の推移を示している．</w:t>
      </w:r>
    </w:p>
    <w:p w14:paraId="3585421C" w14:textId="77777777" w:rsidR="00692B7C" w:rsidRDefault="008C2AF3">
      <w:pPr>
        <w:pStyle w:val="CaptionedFigure"/>
      </w:pPr>
      <w:r>
        <w:rPr>
          <w:noProof/>
        </w:rPr>
        <w:lastRenderedPageBreak/>
        <w:drawing>
          <wp:inline distT="0" distB="0" distL="0" distR="0" wp14:anchorId="1A7C547E" wp14:editId="2EC234F9">
            <wp:extent cx="5334000" cy="3323992"/>
            <wp:effectExtent l="0" t="0" r="0" b="0"/>
            <wp:docPr id="1433448360" name="Picture" descr="介入後トレンド"/>
            <wp:cNvGraphicFramePr/>
            <a:graphic xmlns:a="http://schemas.openxmlformats.org/drawingml/2006/main">
              <a:graphicData uri="http://schemas.openxmlformats.org/drawingml/2006/picture">
                <pic:pic xmlns:pic="http://schemas.openxmlformats.org/drawingml/2006/picture">
                  <pic:nvPicPr>
                    <pic:cNvPr id="0" name="Picture" descr="../figures/post_trend.png"/>
                    <pic:cNvPicPr>
                      <a:picLocks noChangeAspect="1" noChangeArrowheads="1"/>
                    </pic:cNvPicPr>
                  </pic:nvPicPr>
                  <pic:blipFill>
                    <a:blip r:embed="rId14"/>
                    <a:stretch>
                      <a:fillRect/>
                    </a:stretch>
                  </pic:blipFill>
                  <pic:spPr bwMode="auto">
                    <a:xfrm>
                      <a:off x="0" y="0"/>
                      <a:ext cx="5334000" cy="3323992"/>
                    </a:xfrm>
                    <a:prstGeom prst="rect">
                      <a:avLst/>
                    </a:prstGeom>
                    <a:noFill/>
                    <a:ln w="9525">
                      <a:noFill/>
                      <a:headEnd/>
                      <a:tailEnd/>
                    </a:ln>
                  </pic:spPr>
                </pic:pic>
              </a:graphicData>
            </a:graphic>
          </wp:inline>
        </w:drawing>
      </w:r>
    </w:p>
    <w:p w14:paraId="5445FE11" w14:textId="77777777" w:rsidR="00692B7C" w:rsidRDefault="008C2AF3">
      <w:pPr>
        <w:pStyle w:val="ImageCaption"/>
        <w:rPr>
          <w:lang w:eastAsia="ja-JP"/>
        </w:rPr>
      </w:pPr>
      <w:r>
        <w:rPr>
          <w:lang w:eastAsia="ja-JP"/>
        </w:rPr>
        <w:t>介入後トレンド</w:t>
      </w:r>
    </w:p>
    <w:p w14:paraId="1C30C079" w14:textId="77777777" w:rsidR="00692B7C" w:rsidRDefault="008C2AF3" w:rsidP="00E22F91">
      <w:pPr>
        <w:pStyle w:val="aa"/>
        <w:rPr>
          <w:lang w:eastAsia="ja-JP"/>
        </w:rPr>
      </w:pPr>
      <w:r>
        <w:rPr>
          <w:lang w:eastAsia="ja-JP"/>
        </w:rPr>
        <w:t>注</w:t>
      </w:r>
      <w:r>
        <w:rPr>
          <w:lang w:eastAsia="ja-JP"/>
        </w:rPr>
        <w:t xml:space="preserve">: </w:t>
      </w:r>
      <w:r>
        <w:rPr>
          <w:lang w:eastAsia="ja-JP"/>
        </w:rPr>
        <w:t>人口データを元に筆者作成</w:t>
      </w:r>
    </w:p>
    <w:p w14:paraId="1554A3D2" w14:textId="77777777" w:rsidR="00692B7C" w:rsidRDefault="008C2AF3">
      <w:pPr>
        <w:pStyle w:val="a0"/>
        <w:rPr>
          <w:lang w:eastAsia="ja-JP"/>
        </w:rPr>
      </w:pPr>
      <w:r>
        <w:rPr>
          <w:lang w:eastAsia="ja-JP"/>
        </w:rPr>
        <w:t>予測された介入群の反実仮想トレンドは，対照群の実際のトレンドと高い類似性を示している．より詳細な評価のため，</w:t>
      </w:r>
      <m:oMath>
        <m:r>
          <w:rPr>
            <w:rFonts w:ascii="Cambria Math" w:hAnsi="Cambria Math"/>
            <w:lang w:eastAsia="ja-JP"/>
          </w:rPr>
          <m:t>95%</m:t>
        </m:r>
      </m:oMath>
      <w:r>
        <w:rPr>
          <w:lang w:eastAsia="ja-JP"/>
        </w:rPr>
        <w:t xml:space="preserve"> </w:t>
      </w:r>
      <w:r>
        <w:rPr>
          <w:lang w:eastAsia="ja-JP"/>
        </w:rPr>
        <w:t>信用区間を含む一部の予測結果を以下に示す．</w:t>
      </w:r>
    </w:p>
    <w:p w14:paraId="6B1D7C2A" w14:textId="77777777" w:rsidR="00692B7C" w:rsidRDefault="008C2AF3">
      <w:pPr>
        <w:pStyle w:val="CaptionedFigure"/>
      </w:pPr>
      <w:r>
        <w:rPr>
          <w:noProof/>
        </w:rPr>
        <w:lastRenderedPageBreak/>
        <w:drawing>
          <wp:inline distT="0" distB="0" distL="0" distR="0" wp14:anchorId="6B770E12" wp14:editId="5163ABAB">
            <wp:extent cx="5334000" cy="3323992"/>
            <wp:effectExtent l="0" t="0" r="0" b="0"/>
            <wp:docPr id="1686559307" name="Picture" descr="介入後トレンド信用区間含む抜粋"/>
            <wp:cNvGraphicFramePr/>
            <a:graphic xmlns:a="http://schemas.openxmlformats.org/drawingml/2006/main">
              <a:graphicData uri="http://schemas.openxmlformats.org/drawingml/2006/picture">
                <pic:pic xmlns:pic="http://schemas.openxmlformats.org/drawingml/2006/picture">
                  <pic:nvPicPr>
                    <pic:cNvPr id="0" name="Picture" descr="../figures/post_trend_sample.png"/>
                    <pic:cNvPicPr>
                      <a:picLocks noChangeAspect="1" noChangeArrowheads="1"/>
                    </pic:cNvPicPr>
                  </pic:nvPicPr>
                  <pic:blipFill>
                    <a:blip r:embed="rId15"/>
                    <a:stretch>
                      <a:fillRect/>
                    </a:stretch>
                  </pic:blipFill>
                  <pic:spPr bwMode="auto">
                    <a:xfrm>
                      <a:off x="0" y="0"/>
                      <a:ext cx="5334000" cy="3323992"/>
                    </a:xfrm>
                    <a:prstGeom prst="rect">
                      <a:avLst/>
                    </a:prstGeom>
                    <a:noFill/>
                    <a:ln w="9525">
                      <a:noFill/>
                      <a:headEnd/>
                      <a:tailEnd/>
                    </a:ln>
                  </pic:spPr>
                </pic:pic>
              </a:graphicData>
            </a:graphic>
          </wp:inline>
        </w:drawing>
      </w:r>
    </w:p>
    <w:p w14:paraId="65313F08" w14:textId="77777777" w:rsidR="00692B7C" w:rsidRDefault="008C2AF3">
      <w:pPr>
        <w:pStyle w:val="ImageCaption"/>
        <w:rPr>
          <w:lang w:eastAsia="ja-JP"/>
        </w:rPr>
      </w:pPr>
      <w:r>
        <w:rPr>
          <w:lang w:eastAsia="ja-JP"/>
        </w:rPr>
        <w:t>介入後トレンド信用区間含む抜粋</w:t>
      </w:r>
    </w:p>
    <w:p w14:paraId="2D4C05C7" w14:textId="77777777" w:rsidR="00692B7C" w:rsidRDefault="008C2AF3" w:rsidP="00E22F91">
      <w:pPr>
        <w:pStyle w:val="aa"/>
        <w:rPr>
          <w:lang w:eastAsia="ja-JP"/>
        </w:rPr>
      </w:pPr>
      <w:r>
        <w:rPr>
          <w:lang w:eastAsia="ja-JP"/>
        </w:rPr>
        <w:t>注</w:t>
      </w:r>
      <w:r>
        <w:rPr>
          <w:lang w:eastAsia="ja-JP"/>
        </w:rPr>
        <w:t xml:space="preserve">: </w:t>
      </w:r>
      <w:r>
        <w:rPr>
          <w:lang w:eastAsia="ja-JP"/>
        </w:rPr>
        <w:t>人口データ及び予測値を元に筆者作成</w:t>
      </w:r>
    </w:p>
    <w:p w14:paraId="58865E09" w14:textId="77777777" w:rsidR="00692B7C" w:rsidRDefault="008C2AF3">
      <w:pPr>
        <w:pStyle w:val="a0"/>
        <w:rPr>
          <w:lang w:eastAsia="ja-JP"/>
        </w:rPr>
      </w:pPr>
      <w:r>
        <w:rPr>
          <w:lang w:eastAsia="ja-JP"/>
        </w:rPr>
        <w:t>ここからも介入群のトレンドは対照群のトレンドと類似していたことが示唆される．これらの分析結果から，本研究における平行トレンドの仮定は十分な妥当性を持つと判断できる．</w:t>
      </w:r>
    </w:p>
    <w:p w14:paraId="35D268B2" w14:textId="77777777" w:rsidR="00692B7C" w:rsidRDefault="008C2AF3">
      <w:pPr>
        <w:pStyle w:val="a0"/>
        <w:rPr>
          <w:lang w:eastAsia="ja-JP"/>
        </w:rPr>
      </w:pPr>
      <w:r>
        <w:rPr>
          <w:lang w:eastAsia="ja-JP"/>
        </w:rPr>
        <w:t>本検証では</w:t>
      </w:r>
      <w:r>
        <w:rPr>
          <w:lang w:eastAsia="ja-JP"/>
        </w:rPr>
        <w:t xml:space="preserve"> </w:t>
      </w:r>
      <m:oMath>
        <m:r>
          <w:rPr>
            <w:rFonts w:ascii="Cambria Math" w:hAnsi="Cambria Math"/>
            <w:lang w:eastAsia="ja-JP"/>
          </w:rPr>
          <m:t>2</m:t>
        </m:r>
      </m:oMath>
      <w:r>
        <w:rPr>
          <w:lang w:eastAsia="ja-JP"/>
        </w:rPr>
        <w:t xml:space="preserve"> </w:t>
      </w:r>
      <w:r>
        <w:rPr>
          <w:lang w:eastAsia="ja-JP"/>
        </w:rPr>
        <w:t>つの留意点がある．第</w:t>
      </w:r>
      <w:r>
        <w:rPr>
          <w:lang w:eastAsia="ja-JP"/>
        </w:rPr>
        <w:t xml:space="preserve"> </w:t>
      </w:r>
      <m:oMath>
        <m:r>
          <w:rPr>
            <w:rFonts w:ascii="Cambria Math" w:hAnsi="Cambria Math"/>
            <w:lang w:eastAsia="ja-JP"/>
          </w:rPr>
          <m:t>1</m:t>
        </m:r>
      </m:oMath>
      <w:r>
        <w:rPr>
          <w:lang w:eastAsia="ja-JP"/>
        </w:rPr>
        <w:t xml:space="preserve"> </w:t>
      </w:r>
      <w:r>
        <w:rPr>
          <w:lang w:eastAsia="ja-JP"/>
        </w:rPr>
        <w:t>に対数変換前の実数人口においては平行トレンドの性質が必ずしも保持されない可能性がある．第</w:t>
      </w:r>
      <w:r>
        <w:rPr>
          <w:lang w:eastAsia="ja-JP"/>
        </w:rPr>
        <w:t xml:space="preserve"> </w:t>
      </w:r>
      <m:oMath>
        <m:r>
          <w:rPr>
            <w:rFonts w:ascii="Cambria Math" w:hAnsi="Cambria Math"/>
            <w:lang w:eastAsia="ja-JP"/>
          </w:rPr>
          <m:t>2</m:t>
        </m:r>
      </m:oMath>
      <w:r>
        <w:rPr>
          <w:lang w:eastAsia="ja-JP"/>
        </w:rPr>
        <w:t xml:space="preserve"> </w:t>
      </w:r>
      <w:r>
        <w:rPr>
          <w:lang w:eastAsia="ja-JP"/>
        </w:rPr>
        <w:t>に，自己相関や単位根などの基本的な時系列特性を考慮していないため，より厳密な時系列分析を用いた追加検証の余地が残されている．ただし，これらの制約は本稿の主要な結論を大きく損なうものではないと考えられる．</w:t>
      </w:r>
    </w:p>
    <w:p w14:paraId="64073DF1" w14:textId="77777777" w:rsidR="00692B7C" w:rsidRDefault="008C2AF3">
      <w:pPr>
        <w:pStyle w:val="3"/>
        <w:rPr>
          <w:lang w:eastAsia="ja-JP"/>
        </w:rPr>
      </w:pPr>
      <w:bookmarkStart w:id="98" w:name="モデル"/>
      <m:oMath>
        <m:r>
          <m:rPr>
            <m:sty m:val="bi"/>
          </m:rPr>
          <w:rPr>
            <w:rFonts w:ascii="Cambria Math" w:hAnsi="Cambria Math"/>
            <w:lang w:eastAsia="ja-JP"/>
          </w:rPr>
          <m:t>2.3</m:t>
        </m:r>
      </m:oMath>
      <w:r>
        <w:rPr>
          <w:lang w:eastAsia="ja-JP"/>
        </w:rPr>
        <w:t xml:space="preserve"> </w:t>
      </w:r>
      <w:r>
        <w:rPr>
          <w:lang w:eastAsia="ja-JP"/>
        </w:rPr>
        <w:t>モデル</w:t>
      </w:r>
      <w:bookmarkEnd w:id="98"/>
    </w:p>
    <w:p w14:paraId="04E0391F" w14:textId="77777777" w:rsidR="00692B7C" w:rsidRDefault="008C2AF3">
      <w:pPr>
        <w:pStyle w:val="FirstParagraph"/>
        <w:rPr>
          <w:lang w:eastAsia="ja-JP"/>
        </w:rPr>
      </w:pPr>
      <w:r>
        <w:rPr>
          <w:lang w:eastAsia="ja-JP"/>
        </w:rPr>
        <w:t>本稿では，離島架橋の介入効果を推定するために，以下の</w:t>
      </w:r>
      <w:r>
        <w:rPr>
          <w:lang w:eastAsia="ja-JP"/>
        </w:rPr>
        <w:t xml:space="preserve"> </w:t>
      </w:r>
      <m:oMath>
        <m:r>
          <w:rPr>
            <w:rFonts w:ascii="Cambria Math" w:hAnsi="Cambria Math"/>
            <w:lang w:eastAsia="ja-JP"/>
          </w:rPr>
          <m:t>3</m:t>
        </m:r>
      </m:oMath>
      <w:r>
        <w:rPr>
          <w:lang w:eastAsia="ja-JP"/>
        </w:rPr>
        <w:t xml:space="preserve"> </w:t>
      </w:r>
      <w:r>
        <w:rPr>
          <w:lang w:eastAsia="ja-JP"/>
        </w:rPr>
        <w:t>つのモデルを提案する．</w:t>
      </w:r>
    </w:p>
    <w:p w14:paraId="28FC0353" w14:textId="77777777" w:rsidR="00692B7C" w:rsidRDefault="008C2AF3">
      <w:pPr>
        <w:pStyle w:val="4"/>
      </w:pPr>
      <w:bookmarkStart w:id="99" w:name="two-way-fixed-effects"/>
      <m:oMath>
        <m:r>
          <w:rPr>
            <w:rFonts w:ascii="Cambria Math" w:hAnsi="Cambria Math"/>
          </w:rPr>
          <m:t>2.3.1</m:t>
        </m:r>
      </m:oMath>
      <w:r>
        <w:t xml:space="preserve"> Two-way Fixed Effects</w:t>
      </w:r>
      <w:bookmarkEnd w:id="99"/>
    </w:p>
    <w:p w14:paraId="67184F4E" w14:textId="77777777" w:rsidR="00692B7C" w:rsidRDefault="008C2AF3">
      <w:pPr>
        <w:pStyle w:val="FirstParagraph"/>
      </w:pPr>
      <w:r>
        <w:t>まずはじめのモデルとしては</w:t>
      </w:r>
      <w:r>
        <w:t xml:space="preserve"> Two-way Fixed Effects (TWFE) </w:t>
      </w:r>
      <w:r>
        <w:t>を用いる．</w:t>
      </w:r>
    </w:p>
    <w:p w14:paraId="2AA76078" w14:textId="77777777" w:rsidR="00692B7C"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log</m:t>
                </m:r>
                <m:sSub>
                  <m:sSubPr>
                    <m:ctrlPr>
                      <w:rPr>
                        <w:rFonts w:ascii="Cambria Math" w:hAnsi="Cambria Math"/>
                      </w:rPr>
                    </m:ctrlPr>
                  </m:sSubPr>
                  <m:e>
                    <m:r>
                      <w:rPr>
                        <w:rFonts w:ascii="Cambria Math" w:hAnsi="Cambria Math"/>
                      </w:rPr>
                      <m:t>Y</m:t>
                    </m:r>
                  </m:e>
                  <m:sub>
                    <m:r>
                      <w:rPr>
                        <w:rFonts w:ascii="Cambria Math" w:hAnsi="Cambria Math"/>
                      </w:rPr>
                      <m:t>it</m:t>
                    </m:r>
                  </m:sub>
                </m:sSub>
              </m:e>
              <m:e>
                <m:r>
                  <w:rPr>
                    <w:rFonts w:ascii="Cambria Math" w:hAnsi="Cambria Math"/>
                  </w:rPr>
                  <m:t>∼</m:t>
                </m:r>
                <m:r>
                  <m:rPr>
                    <m:nor/>
                  </m:rPr>
                  <m:t>Student-t</m:t>
                </m:r>
                <m:r>
                  <w:rPr>
                    <w:rFonts w:ascii="Cambria Math" w:hAnsi="Cambria Math"/>
                  </w:rPr>
                  <m:t>(ν,</m:t>
                </m:r>
                <m:sSub>
                  <m:sSubPr>
                    <m:ctrlPr>
                      <w:rPr>
                        <w:rFonts w:ascii="Cambria Math" w:hAnsi="Cambria Math"/>
                      </w:rPr>
                    </m:ctrlPr>
                  </m:sSubPr>
                  <m:e>
                    <m:r>
                      <w:rPr>
                        <w:rFonts w:ascii="Cambria Math" w:hAnsi="Cambria Math"/>
                      </w:rPr>
                      <m:t>μ</m:t>
                    </m:r>
                  </m:e>
                  <m:sub>
                    <m:r>
                      <w:rPr>
                        <w:rFonts w:ascii="Cambria Math" w:hAnsi="Cambria Math"/>
                      </w:rPr>
                      <m:t>it</m:t>
                    </m:r>
                  </m:sub>
                </m:sSub>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e>
            </m:mr>
            <m:mr>
              <m:e>
                <m:r>
                  <w:rPr>
                    <w:rFonts w:ascii="Cambria Math" w:hAnsi="Cambria Math"/>
                  </w:rPr>
                  <m:t>ν</m:t>
                </m:r>
              </m:e>
              <m:e>
                <m:r>
                  <w:rPr>
                    <w:rFonts w:ascii="Cambria Math" w:hAnsi="Cambria Math"/>
                  </w:rPr>
                  <m:t>∼</m:t>
                </m:r>
                <m:r>
                  <m:rPr>
                    <m:nor/>
                  </m:rPr>
                  <m:t>Gamma</m:t>
                </m:r>
                <m:r>
                  <w:rPr>
                    <w:rFonts w:ascii="Cambria Math" w:hAnsi="Cambria Math"/>
                  </w:rPr>
                  <m:t>(2,0.1)</m:t>
                </m:r>
              </m:e>
            </m:mr>
            <m:mr>
              <m:e>
                <m:sSub>
                  <m:sSubPr>
                    <m:ctrlPr>
                      <w:rPr>
                        <w:rFonts w:ascii="Cambria Math" w:hAnsi="Cambria Math"/>
                      </w:rPr>
                    </m:ctrlPr>
                  </m:sSubPr>
                  <m:e>
                    <m:r>
                      <w:rPr>
                        <w:rFonts w:ascii="Cambria Math" w:hAnsi="Cambria Math"/>
                      </w:rPr>
                      <m:t>μ</m:t>
                    </m:r>
                  </m:e>
                  <m:sub>
                    <m:r>
                      <w:rPr>
                        <w:rFonts w:ascii="Cambria Math" w:hAnsi="Cambria Math"/>
                      </w:rPr>
                      <m:t>it</m:t>
                    </m:r>
                  </m:sub>
                </m:sSub>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t</m:t>
                    </m:r>
                  </m:sub>
                </m:sSub>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it</m:t>
                    </m:r>
                  </m:sub>
                </m:sSub>
              </m:e>
            </m:mr>
            <m:mr>
              <m:e>
                <m:sSub>
                  <m:sSubPr>
                    <m:ctrlPr>
                      <w:rPr>
                        <w:rFonts w:ascii="Cambria Math" w:hAnsi="Cambria Math"/>
                      </w:rPr>
                    </m:ctrlPr>
                  </m:sSubPr>
                  <m:e>
                    <m:r>
                      <w:rPr>
                        <w:rFonts w:ascii="Cambria Math" w:hAnsi="Cambria Math"/>
                      </w:rPr>
                      <m:t>α</m:t>
                    </m:r>
                  </m:e>
                  <m:sub>
                    <m:r>
                      <w:rPr>
                        <w:rFonts w:ascii="Cambria Math" w:hAnsi="Cambria Math"/>
                      </w:rPr>
                      <m:t>i</m:t>
                    </m:r>
                  </m:sub>
                </m:sSub>
              </m:e>
              <m:e>
                <m:r>
                  <w:rPr>
                    <w:rFonts w:ascii="Cambria Math" w:hAnsi="Cambria Math"/>
                  </w:rPr>
                  <m:t>∼</m:t>
                </m:r>
                <m:r>
                  <m:rPr>
                    <m:nor/>
                  </m:rPr>
                  <m:t>Normal</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α</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α</m:t>
                    </m:r>
                  </m:sub>
                  <m:sup>
                    <m:r>
                      <w:rPr>
                        <w:rFonts w:ascii="Cambria Math" w:hAnsi="Cambria Math"/>
                      </w:rPr>
                      <m:t>2</m:t>
                    </m:r>
                  </m:sup>
                </m:sSubSup>
                <m:r>
                  <w:rPr>
                    <w:rFonts w:ascii="Cambria Math" w:hAnsi="Cambria Math"/>
                  </w:rPr>
                  <m:t>)</m:t>
                </m:r>
              </m:e>
            </m:mr>
            <m:mr>
              <m:e>
                <m:sSub>
                  <m:sSubPr>
                    <m:ctrlPr>
                      <w:rPr>
                        <w:rFonts w:ascii="Cambria Math" w:hAnsi="Cambria Math"/>
                      </w:rPr>
                    </m:ctrlPr>
                  </m:sSubPr>
                  <m:e>
                    <m:r>
                      <w:rPr>
                        <w:rFonts w:ascii="Cambria Math" w:hAnsi="Cambria Math"/>
                      </w:rPr>
                      <m:t>λ</m:t>
                    </m:r>
                  </m:e>
                  <m:sub>
                    <m:r>
                      <w:rPr>
                        <w:rFonts w:ascii="Cambria Math" w:hAnsi="Cambria Math"/>
                      </w:rPr>
                      <m:t>t</m:t>
                    </m:r>
                  </m:sub>
                </m:sSub>
              </m:e>
              <m:e>
                <m:r>
                  <w:rPr>
                    <w:rFonts w:ascii="Cambria Math" w:hAnsi="Cambria Math"/>
                  </w:rPr>
                  <m:t>∼</m:t>
                </m:r>
                <m:r>
                  <m:rPr>
                    <m:nor/>
                  </m:rPr>
                  <m:t>Normal</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λ</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λ</m:t>
                    </m:r>
                  </m:sub>
                  <m:sup>
                    <m:r>
                      <w:rPr>
                        <w:rFonts w:ascii="Cambria Math" w:hAnsi="Cambria Math"/>
                      </w:rPr>
                      <m:t>2</m:t>
                    </m:r>
                  </m:sup>
                </m:sSubSup>
                <m:r>
                  <w:rPr>
                    <w:rFonts w:ascii="Cambria Math" w:hAnsi="Cambria Math"/>
                  </w:rPr>
                  <m:t>)</m:t>
                </m:r>
              </m:e>
            </m:mr>
            <m:mr>
              <m:e>
                <m:r>
                  <w:rPr>
                    <w:rFonts w:ascii="Cambria Math" w:hAnsi="Cambria Math"/>
                  </w:rPr>
                  <m:t>β</m:t>
                </m:r>
              </m:e>
              <m:e>
                <m:r>
                  <w:rPr>
                    <w:rFonts w:ascii="Cambria Math" w:hAnsi="Cambria Math"/>
                  </w:rPr>
                  <m:t>∼</m:t>
                </m:r>
                <m:r>
                  <m:rPr>
                    <m:nor/>
                  </m:rPr>
                  <m:t>Normal</m:t>
                </m:r>
                <m:r>
                  <w:rPr>
                    <w:rFonts w:ascii="Cambria Math" w:hAnsi="Cambria Math"/>
                  </w:rPr>
                  <m:t>(0,1)</m:t>
                </m:r>
              </m:e>
            </m:mr>
            <m:mr>
              <m:e>
                <m:r>
                  <w:rPr>
                    <w:rFonts w:ascii="Cambria Math" w:hAnsi="Cambria Math"/>
                  </w:rPr>
                  <m:t>σ</m:t>
                </m:r>
              </m:e>
              <m:e>
                <m:r>
                  <w:rPr>
                    <w:rFonts w:ascii="Cambria Math" w:hAnsi="Cambria Math"/>
                  </w:rPr>
                  <m:t>∼</m:t>
                </m:r>
                <m:sSup>
                  <m:sSupPr>
                    <m:ctrlPr>
                      <w:rPr>
                        <w:rFonts w:ascii="Cambria Math" w:hAnsi="Cambria Math"/>
                      </w:rPr>
                    </m:ctrlPr>
                  </m:sSupPr>
                  <m:e>
                    <m:r>
                      <m:rPr>
                        <m:nor/>
                      </m:rPr>
                      <m:t>Cauchy</m:t>
                    </m:r>
                  </m:e>
                  <m:sup>
                    <m:r>
                      <w:rPr>
                        <w:rFonts w:ascii="Cambria Math" w:hAnsi="Cambria Math"/>
                      </w:rPr>
                      <m:t>+</m:t>
                    </m:r>
                  </m:sup>
                </m:sSup>
                <m:r>
                  <w:rPr>
                    <w:rFonts w:ascii="Cambria Math" w:hAnsi="Cambria Math"/>
                  </w:rPr>
                  <m:t>(1)</m:t>
                </m:r>
              </m:e>
            </m:mr>
          </m:m>
        </m:oMath>
      </m:oMathPara>
    </w:p>
    <w:p w14:paraId="722C9C1B" w14:textId="77777777" w:rsidR="00692B7C" w:rsidRDefault="008C2AF3">
      <w:pPr>
        <w:pStyle w:val="FirstParagraph"/>
        <w:rPr>
          <w:lang w:eastAsia="ja-JP"/>
        </w:rPr>
      </w:pPr>
      <w:r>
        <w:rPr>
          <w:lang w:eastAsia="ja-JP"/>
        </w:rPr>
        <w:lastRenderedPageBreak/>
        <w:t>被説明変数</w:t>
      </w:r>
      <w:r>
        <w:rPr>
          <w:lang w:eastAsia="ja-JP"/>
        </w:rPr>
        <w:t xml:space="preserve"> </w:t>
      </w:r>
      <m:oMath>
        <m:r>
          <m:rPr>
            <m:nor/>
          </m:rPr>
          <w:rPr>
            <w:lang w:eastAsia="ja-JP"/>
          </w:rPr>
          <m:t>log</m:t>
        </m:r>
        <m:sSub>
          <m:sSubPr>
            <m:ctrlPr>
              <w:rPr>
                <w:rFonts w:ascii="Cambria Math" w:hAnsi="Cambria Math"/>
              </w:rPr>
            </m:ctrlPr>
          </m:sSubPr>
          <m:e>
            <m:r>
              <w:rPr>
                <w:rFonts w:ascii="Cambria Math" w:hAnsi="Cambria Math"/>
                <w:lang w:eastAsia="ja-JP"/>
              </w:rPr>
              <m:t>Y</m:t>
            </m:r>
          </m:e>
          <m:sub>
            <m:r>
              <w:rPr>
                <w:rFonts w:ascii="Cambria Math" w:hAnsi="Cambria Math"/>
                <w:lang w:eastAsia="ja-JP"/>
              </w:rPr>
              <m:t>it</m:t>
            </m:r>
          </m:sub>
        </m:sSub>
      </m:oMath>
      <w:r>
        <w:rPr>
          <w:lang w:eastAsia="ja-JP"/>
        </w:rPr>
        <w:t xml:space="preserve"> </w:t>
      </w:r>
      <w:r>
        <w:rPr>
          <w:lang w:eastAsia="ja-JP"/>
        </w:rPr>
        <w:t>は対数人口であり，自由度</w:t>
      </w:r>
      <w:r>
        <w:rPr>
          <w:lang w:eastAsia="ja-JP"/>
        </w:rPr>
        <w:t xml:space="preserve"> </w:t>
      </w:r>
      <m:oMath>
        <m:r>
          <w:rPr>
            <w:rFonts w:ascii="Cambria Math" w:hAnsi="Cambria Math"/>
            <w:lang w:eastAsia="ja-JP"/>
          </w:rPr>
          <m:t>ν</m:t>
        </m:r>
      </m:oMath>
      <w:r>
        <w:rPr>
          <w:lang w:eastAsia="ja-JP"/>
        </w:rPr>
        <w:t xml:space="preserve"> </w:t>
      </w:r>
      <w:r>
        <w:rPr>
          <w:lang w:eastAsia="ja-JP"/>
        </w:rPr>
        <w:t>，平均</w:t>
      </w:r>
      <w:r>
        <w:rPr>
          <w:lang w:eastAsia="ja-JP"/>
        </w:rPr>
        <w:t xml:space="preserve"> </w:t>
      </w:r>
      <m:oMath>
        <m:sSub>
          <m:sSubPr>
            <m:ctrlPr>
              <w:rPr>
                <w:rFonts w:ascii="Cambria Math" w:hAnsi="Cambria Math"/>
              </w:rPr>
            </m:ctrlPr>
          </m:sSubPr>
          <m:e>
            <m:r>
              <w:rPr>
                <w:rFonts w:ascii="Cambria Math" w:hAnsi="Cambria Math"/>
                <w:lang w:eastAsia="ja-JP"/>
              </w:rPr>
              <m:t>μ</m:t>
            </m:r>
          </m:e>
          <m:sub>
            <m:r>
              <w:rPr>
                <w:rFonts w:ascii="Cambria Math" w:hAnsi="Cambria Math"/>
                <w:lang w:eastAsia="ja-JP"/>
              </w:rPr>
              <m:t>it</m:t>
            </m:r>
          </m:sub>
        </m:sSub>
      </m:oMath>
      <w:r>
        <w:rPr>
          <w:lang w:eastAsia="ja-JP"/>
        </w:rPr>
        <w:t xml:space="preserve"> </w:t>
      </w:r>
      <w:r>
        <w:rPr>
          <w:lang w:eastAsia="ja-JP"/>
        </w:rPr>
        <w:t>，分散</w:t>
      </w:r>
      <w:r>
        <w:rPr>
          <w:lang w:eastAsia="ja-JP"/>
        </w:rPr>
        <w:t xml:space="preserve"> </w:t>
      </w:r>
      <m:oMath>
        <m:sSubSup>
          <m:sSubSupPr>
            <m:ctrlPr>
              <w:rPr>
                <w:rFonts w:ascii="Cambria Math" w:hAnsi="Cambria Math"/>
              </w:rPr>
            </m:ctrlPr>
          </m:sSubSupPr>
          <m:e>
            <m:r>
              <w:rPr>
                <w:rFonts w:ascii="Cambria Math" w:hAnsi="Cambria Math"/>
                <w:lang w:eastAsia="ja-JP"/>
              </w:rPr>
              <m:t>σ</m:t>
            </m:r>
          </m:e>
          <m:sub>
            <m:r>
              <w:rPr>
                <w:rFonts w:ascii="Cambria Math" w:hAnsi="Cambria Math"/>
                <w:lang w:eastAsia="ja-JP"/>
              </w:rPr>
              <m:t>i</m:t>
            </m:r>
          </m:sub>
          <m:sup>
            <m:r>
              <w:rPr>
                <w:rFonts w:ascii="Cambria Math" w:hAnsi="Cambria Math"/>
                <w:lang w:eastAsia="ja-JP"/>
              </w:rPr>
              <m:t>2</m:t>
            </m:r>
          </m:sup>
        </m:sSubSup>
      </m:oMath>
      <w:r>
        <w:rPr>
          <w:lang w:eastAsia="ja-JP"/>
        </w:rPr>
        <w:t xml:space="preserve"> </w:t>
      </w:r>
      <w:r>
        <w:rPr>
          <w:lang w:eastAsia="ja-JP"/>
        </w:rPr>
        <w:t>の</w:t>
      </w:r>
      <w:r>
        <w:rPr>
          <w:lang w:eastAsia="ja-JP"/>
        </w:rPr>
        <w:t xml:space="preserve"> </w:t>
      </w:r>
      <m:oMath>
        <m:r>
          <w:rPr>
            <w:rFonts w:ascii="Cambria Math" w:hAnsi="Cambria Math"/>
            <w:lang w:eastAsia="ja-JP"/>
          </w:rPr>
          <m:t>t</m:t>
        </m:r>
      </m:oMath>
      <w:r>
        <w:rPr>
          <w:lang w:eastAsia="ja-JP"/>
        </w:rPr>
        <w:t xml:space="preserve"> </w:t>
      </w:r>
      <w:r>
        <w:rPr>
          <w:lang w:eastAsia="ja-JP"/>
        </w:rPr>
        <w:t>分布に従う．</w:t>
      </w:r>
      <m:oMath>
        <m:r>
          <w:rPr>
            <w:rFonts w:ascii="Cambria Math" w:hAnsi="Cambria Math"/>
            <w:lang w:eastAsia="ja-JP"/>
          </w:rPr>
          <m:t>t</m:t>
        </m:r>
      </m:oMath>
      <w:r>
        <w:rPr>
          <w:lang w:eastAsia="ja-JP"/>
        </w:rPr>
        <w:t xml:space="preserve"> </w:t>
      </w:r>
      <w:r>
        <w:rPr>
          <w:lang w:eastAsia="ja-JP"/>
        </w:rPr>
        <w:t>分布を使用することで外れ値に対してロバストな推定が可能になるが，詳細は自由度パラメータ</w:t>
      </w:r>
      <w:r>
        <w:rPr>
          <w:lang w:eastAsia="ja-JP"/>
        </w:rPr>
        <w:t xml:space="preserve"> </w:t>
      </w:r>
      <m:oMath>
        <m:r>
          <w:rPr>
            <w:rFonts w:ascii="Cambria Math" w:hAnsi="Cambria Math"/>
            <w:lang w:eastAsia="ja-JP"/>
          </w:rPr>
          <m:t>ν</m:t>
        </m:r>
      </m:oMath>
      <w:r>
        <w:rPr>
          <w:lang w:eastAsia="ja-JP"/>
        </w:rPr>
        <w:t xml:space="preserve"> </w:t>
      </w:r>
      <w:r>
        <w:rPr>
          <w:lang w:eastAsia="ja-JP"/>
        </w:rPr>
        <w:t>とともに後ほど説明する．</w:t>
      </w:r>
      <m:oMath>
        <m:sSub>
          <m:sSubPr>
            <m:ctrlPr>
              <w:rPr>
                <w:rFonts w:ascii="Cambria Math" w:hAnsi="Cambria Math"/>
              </w:rPr>
            </m:ctrlPr>
          </m:sSubPr>
          <m:e>
            <m:r>
              <w:rPr>
                <w:rFonts w:ascii="Cambria Math" w:hAnsi="Cambria Math"/>
                <w:lang w:eastAsia="ja-JP"/>
              </w:rPr>
              <m:t>μ</m:t>
            </m:r>
          </m:e>
          <m:sub>
            <m:r>
              <w:rPr>
                <w:rFonts w:ascii="Cambria Math" w:hAnsi="Cambria Math"/>
                <w:lang w:eastAsia="ja-JP"/>
              </w:rPr>
              <m:t>it</m:t>
            </m:r>
          </m:sub>
        </m:sSub>
      </m:oMath>
      <w:r>
        <w:rPr>
          <w:lang w:eastAsia="ja-JP"/>
        </w:rPr>
        <w:t xml:space="preserve"> </w:t>
      </w:r>
      <w:r>
        <w:rPr>
          <w:lang w:eastAsia="ja-JP"/>
        </w:rPr>
        <w:t>の構造は島効果</w:t>
      </w:r>
      <w:r>
        <w:rPr>
          <w:lang w:eastAsia="ja-JP"/>
        </w:rPr>
        <w:t xml:space="preserve"> </w:t>
      </w:r>
      <m:oMath>
        <m:sSub>
          <m:sSubPr>
            <m:ctrlPr>
              <w:rPr>
                <w:rFonts w:ascii="Cambria Math" w:hAnsi="Cambria Math"/>
              </w:rPr>
            </m:ctrlPr>
          </m:sSubPr>
          <m:e>
            <m:r>
              <w:rPr>
                <w:rFonts w:ascii="Cambria Math" w:hAnsi="Cambria Math"/>
                <w:lang w:eastAsia="ja-JP"/>
              </w:rPr>
              <m:t>α</m:t>
            </m:r>
          </m:e>
          <m:sub>
            <m:r>
              <w:rPr>
                <w:rFonts w:ascii="Cambria Math" w:hAnsi="Cambria Math"/>
                <w:lang w:eastAsia="ja-JP"/>
              </w:rPr>
              <m:t>i</m:t>
            </m:r>
          </m:sub>
        </m:sSub>
      </m:oMath>
      <w:r>
        <w:rPr>
          <w:lang w:eastAsia="ja-JP"/>
        </w:rPr>
        <w:t>，年効果</w:t>
      </w:r>
      <w:r>
        <w:rPr>
          <w:lang w:eastAsia="ja-JP"/>
        </w:rPr>
        <w:t xml:space="preserve"> </w:t>
      </w:r>
      <m:oMath>
        <m:sSub>
          <m:sSubPr>
            <m:ctrlPr>
              <w:rPr>
                <w:rFonts w:ascii="Cambria Math" w:hAnsi="Cambria Math"/>
              </w:rPr>
            </m:ctrlPr>
          </m:sSubPr>
          <m:e>
            <m:r>
              <w:rPr>
                <w:rFonts w:ascii="Cambria Math" w:hAnsi="Cambria Math"/>
                <w:lang w:eastAsia="ja-JP"/>
              </w:rPr>
              <m:t>λ</m:t>
            </m:r>
          </m:e>
          <m:sub>
            <m:r>
              <w:rPr>
                <w:rFonts w:ascii="Cambria Math" w:hAnsi="Cambria Math"/>
                <w:lang w:eastAsia="ja-JP"/>
              </w:rPr>
              <m:t>t</m:t>
            </m:r>
          </m:sub>
        </m:sSub>
      </m:oMath>
      <w:r>
        <w:rPr>
          <w:lang w:eastAsia="ja-JP"/>
        </w:rPr>
        <w:t>，介入効果</w:t>
      </w:r>
      <w:r>
        <w:rPr>
          <w:lang w:eastAsia="ja-JP"/>
        </w:rPr>
        <w:t xml:space="preserve"> </w:t>
      </w:r>
      <m:oMath>
        <m:r>
          <w:rPr>
            <w:rFonts w:ascii="Cambria Math" w:hAnsi="Cambria Math"/>
            <w:lang w:eastAsia="ja-JP"/>
          </w:rPr>
          <m:t>β</m:t>
        </m:r>
      </m:oMath>
      <w:r>
        <w:rPr>
          <w:lang w:eastAsia="ja-JP"/>
        </w:rPr>
        <w:t>，介入変数</w:t>
      </w:r>
      <w:r>
        <w:rPr>
          <w:lang w:eastAsia="ja-JP"/>
        </w:rPr>
        <w:t xml:space="preserve"> </w:t>
      </w:r>
      <m:oMath>
        <m:sSub>
          <m:sSubPr>
            <m:ctrlPr>
              <w:rPr>
                <w:rFonts w:ascii="Cambria Math" w:hAnsi="Cambria Math"/>
              </w:rPr>
            </m:ctrlPr>
          </m:sSubPr>
          <m:e>
            <m:r>
              <w:rPr>
                <w:rFonts w:ascii="Cambria Math" w:hAnsi="Cambria Math"/>
                <w:lang w:eastAsia="ja-JP"/>
              </w:rPr>
              <m:t>W</m:t>
            </m:r>
          </m:e>
          <m:sub>
            <m:r>
              <w:rPr>
                <w:rFonts w:ascii="Cambria Math" w:hAnsi="Cambria Math"/>
                <w:lang w:eastAsia="ja-JP"/>
              </w:rPr>
              <m:t>it</m:t>
            </m:r>
          </m:sub>
        </m:sSub>
      </m:oMath>
      <w:r>
        <w:rPr>
          <w:lang w:eastAsia="ja-JP"/>
        </w:rPr>
        <w:t xml:space="preserve"> </w:t>
      </w:r>
      <w:r>
        <w:rPr>
          <w:lang w:eastAsia="ja-JP"/>
        </w:rPr>
        <w:t>によって構成される．島効果</w:t>
      </w:r>
      <w:r>
        <w:rPr>
          <w:lang w:eastAsia="ja-JP"/>
        </w:rPr>
        <w:t xml:space="preserve"> </w:t>
      </w:r>
      <m:oMath>
        <m:sSub>
          <m:sSubPr>
            <m:ctrlPr>
              <w:rPr>
                <w:rFonts w:ascii="Cambria Math" w:hAnsi="Cambria Math"/>
              </w:rPr>
            </m:ctrlPr>
          </m:sSubPr>
          <m:e>
            <m:r>
              <w:rPr>
                <w:rFonts w:ascii="Cambria Math" w:hAnsi="Cambria Math"/>
                <w:lang w:eastAsia="ja-JP"/>
              </w:rPr>
              <m:t>α</m:t>
            </m:r>
          </m:e>
          <m:sub>
            <m:r>
              <w:rPr>
                <w:rFonts w:ascii="Cambria Math" w:hAnsi="Cambria Math"/>
                <w:lang w:eastAsia="ja-JP"/>
              </w:rPr>
              <m:t>i</m:t>
            </m:r>
          </m:sub>
        </m:sSub>
      </m:oMath>
      <w:r>
        <w:rPr>
          <w:lang w:eastAsia="ja-JP"/>
        </w:rPr>
        <w:t xml:space="preserve"> </w:t>
      </w:r>
      <w:r>
        <w:rPr>
          <w:lang w:eastAsia="ja-JP"/>
        </w:rPr>
        <w:t>は島</w:t>
      </w:r>
      <w:r>
        <w:rPr>
          <w:lang w:eastAsia="ja-JP"/>
        </w:rPr>
        <w:t xml:space="preserve"> </w:t>
      </w:r>
      <m:oMath>
        <m:r>
          <w:rPr>
            <w:rFonts w:ascii="Cambria Math" w:hAnsi="Cambria Math"/>
            <w:lang w:eastAsia="ja-JP"/>
          </w:rPr>
          <m:t>i</m:t>
        </m:r>
      </m:oMath>
      <w:r>
        <w:rPr>
          <w:lang w:eastAsia="ja-JP"/>
        </w:rPr>
        <w:t xml:space="preserve"> </w:t>
      </w:r>
      <w:r>
        <w:rPr>
          <w:lang w:eastAsia="ja-JP"/>
        </w:rPr>
        <w:t>の固有の効果を示しており，ハイパーパラメータ</w:t>
      </w:r>
      <w:r>
        <w:rPr>
          <w:lang w:eastAsia="ja-JP"/>
        </w:rPr>
        <w:t xml:space="preserve"> </w:t>
      </w:r>
      <m:oMath>
        <m:sSub>
          <m:sSubPr>
            <m:ctrlPr>
              <w:rPr>
                <w:rFonts w:ascii="Cambria Math" w:hAnsi="Cambria Math"/>
              </w:rPr>
            </m:ctrlPr>
          </m:sSubPr>
          <m:e>
            <m:r>
              <w:rPr>
                <w:rFonts w:ascii="Cambria Math" w:hAnsi="Cambria Math"/>
                <w:lang w:eastAsia="ja-JP"/>
              </w:rPr>
              <m:t>μ</m:t>
            </m:r>
          </m:e>
          <m:sub>
            <m:r>
              <w:rPr>
                <w:rFonts w:ascii="Cambria Math" w:hAnsi="Cambria Math"/>
                <w:lang w:eastAsia="ja-JP"/>
              </w:rPr>
              <m:t>α</m:t>
            </m:r>
          </m:sub>
        </m:sSub>
      </m:oMath>
      <w:r>
        <w:rPr>
          <w:lang w:eastAsia="ja-JP"/>
        </w:rPr>
        <w:t xml:space="preserve"> </w:t>
      </w:r>
      <w:r>
        <w:rPr>
          <w:lang w:eastAsia="ja-JP"/>
        </w:rPr>
        <w:t>と</w:t>
      </w:r>
      <w:r>
        <w:rPr>
          <w:lang w:eastAsia="ja-JP"/>
        </w:rPr>
        <w:t xml:space="preserve"> </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α</m:t>
            </m:r>
          </m:sub>
        </m:sSub>
      </m:oMath>
      <w:r>
        <w:rPr>
          <w:lang w:eastAsia="ja-JP"/>
        </w:rPr>
        <w:t xml:space="preserve"> </w:t>
      </w:r>
      <w:r>
        <w:rPr>
          <w:lang w:eastAsia="ja-JP"/>
        </w:rPr>
        <w:t>によって平均と分散が決定される階層構造を仮定している．年効果</w:t>
      </w:r>
      <w:r>
        <w:rPr>
          <w:lang w:eastAsia="ja-JP"/>
        </w:rPr>
        <w:t xml:space="preserve"> </w:t>
      </w:r>
      <m:oMath>
        <m:sSub>
          <m:sSubPr>
            <m:ctrlPr>
              <w:rPr>
                <w:rFonts w:ascii="Cambria Math" w:hAnsi="Cambria Math"/>
              </w:rPr>
            </m:ctrlPr>
          </m:sSubPr>
          <m:e>
            <m:r>
              <w:rPr>
                <w:rFonts w:ascii="Cambria Math" w:hAnsi="Cambria Math"/>
                <w:lang w:eastAsia="ja-JP"/>
              </w:rPr>
              <m:t>λ</m:t>
            </m:r>
          </m:e>
          <m:sub>
            <m:r>
              <w:rPr>
                <w:rFonts w:ascii="Cambria Math" w:hAnsi="Cambria Math"/>
                <w:lang w:eastAsia="ja-JP"/>
              </w:rPr>
              <m:t>t</m:t>
            </m:r>
          </m:sub>
        </m:sSub>
      </m:oMath>
      <w:r>
        <w:rPr>
          <w:lang w:eastAsia="ja-JP"/>
        </w:rPr>
        <w:t xml:space="preserve"> </w:t>
      </w:r>
      <w:r>
        <w:rPr>
          <w:lang w:eastAsia="ja-JP"/>
        </w:rPr>
        <w:t>は年</w:t>
      </w:r>
      <w:r>
        <w:rPr>
          <w:lang w:eastAsia="ja-JP"/>
        </w:rPr>
        <w:t xml:space="preserve"> </w:t>
      </w:r>
      <m:oMath>
        <m:r>
          <w:rPr>
            <w:rFonts w:ascii="Cambria Math" w:hAnsi="Cambria Math"/>
            <w:lang w:eastAsia="ja-JP"/>
          </w:rPr>
          <m:t>t</m:t>
        </m:r>
      </m:oMath>
      <w:r>
        <w:rPr>
          <w:lang w:eastAsia="ja-JP"/>
        </w:rPr>
        <w:t xml:space="preserve"> </w:t>
      </w:r>
      <w:r>
        <w:rPr>
          <w:lang w:eastAsia="ja-JP"/>
        </w:rPr>
        <w:t>の固有の効果を示しており，同様にハイパーパラメータ</w:t>
      </w:r>
      <w:r>
        <w:rPr>
          <w:lang w:eastAsia="ja-JP"/>
        </w:rPr>
        <w:t xml:space="preserve"> </w:t>
      </w:r>
      <m:oMath>
        <m:sSub>
          <m:sSubPr>
            <m:ctrlPr>
              <w:rPr>
                <w:rFonts w:ascii="Cambria Math" w:hAnsi="Cambria Math"/>
              </w:rPr>
            </m:ctrlPr>
          </m:sSubPr>
          <m:e>
            <m:r>
              <w:rPr>
                <w:rFonts w:ascii="Cambria Math" w:hAnsi="Cambria Math"/>
                <w:lang w:eastAsia="ja-JP"/>
              </w:rPr>
              <m:t>μ</m:t>
            </m:r>
          </m:e>
          <m:sub>
            <m:r>
              <w:rPr>
                <w:rFonts w:ascii="Cambria Math" w:hAnsi="Cambria Math"/>
                <w:lang w:eastAsia="ja-JP"/>
              </w:rPr>
              <m:t>λ</m:t>
            </m:r>
          </m:sub>
        </m:sSub>
      </m:oMath>
      <w:r>
        <w:rPr>
          <w:lang w:eastAsia="ja-JP"/>
        </w:rPr>
        <w:t xml:space="preserve"> </w:t>
      </w:r>
      <w:r>
        <w:rPr>
          <w:lang w:eastAsia="ja-JP"/>
        </w:rPr>
        <w:t>と</w:t>
      </w:r>
      <w:r>
        <w:rPr>
          <w:lang w:eastAsia="ja-JP"/>
        </w:rPr>
        <w:t xml:space="preserve"> </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λ</m:t>
            </m:r>
          </m:sub>
        </m:sSub>
      </m:oMath>
      <w:r>
        <w:rPr>
          <w:lang w:eastAsia="ja-JP"/>
        </w:rPr>
        <w:t xml:space="preserve"> </w:t>
      </w:r>
      <w:r>
        <w:rPr>
          <w:lang w:eastAsia="ja-JP"/>
        </w:rPr>
        <w:t>によって平均と分散が決定される階層構造を仮定している．介入効果</w:t>
      </w:r>
      <w:r>
        <w:rPr>
          <w:lang w:eastAsia="ja-JP"/>
        </w:rPr>
        <w:t xml:space="preserve"> </w:t>
      </w:r>
      <m:oMath>
        <m:r>
          <w:rPr>
            <w:rFonts w:ascii="Cambria Math" w:hAnsi="Cambria Math"/>
            <w:lang w:eastAsia="ja-JP"/>
          </w:rPr>
          <m:t>β</m:t>
        </m:r>
      </m:oMath>
      <w:r>
        <w:rPr>
          <w:lang w:eastAsia="ja-JP"/>
        </w:rPr>
        <w:t xml:space="preserve"> </w:t>
      </w:r>
      <w:r>
        <w:rPr>
          <w:lang w:eastAsia="ja-JP"/>
        </w:rPr>
        <w:t>は介入の効果を示しており，事前分布として平均</w:t>
      </w:r>
      <w:r>
        <w:rPr>
          <w:lang w:eastAsia="ja-JP"/>
        </w:rPr>
        <w:t xml:space="preserve"> </w:t>
      </w:r>
      <m:oMath>
        <m:r>
          <w:rPr>
            <w:rFonts w:ascii="Cambria Math" w:hAnsi="Cambria Math"/>
            <w:lang w:eastAsia="ja-JP"/>
          </w:rPr>
          <m:t>0</m:t>
        </m:r>
      </m:oMath>
      <w:r>
        <w:rPr>
          <w:lang w:eastAsia="ja-JP"/>
        </w:rPr>
        <w:t>，標準偏差</w:t>
      </w:r>
      <w:r>
        <w:rPr>
          <w:lang w:eastAsia="ja-JP"/>
        </w:rPr>
        <w:t xml:space="preserve"> </w:t>
      </w:r>
      <m:oMath>
        <m:r>
          <w:rPr>
            <w:rFonts w:ascii="Cambria Math" w:hAnsi="Cambria Math"/>
            <w:lang w:eastAsia="ja-JP"/>
          </w:rPr>
          <m:t>1</m:t>
        </m:r>
      </m:oMath>
      <w:r>
        <w:rPr>
          <w:lang w:eastAsia="ja-JP"/>
        </w:rPr>
        <w:t xml:space="preserve"> </w:t>
      </w:r>
      <w:r>
        <w:rPr>
          <w:lang w:eastAsia="ja-JP"/>
        </w:rPr>
        <w:t>の正規分布を設定している．</w:t>
      </w:r>
      <m:oMath>
        <m:r>
          <w:rPr>
            <w:rFonts w:ascii="Cambria Math" w:hAnsi="Cambria Math"/>
            <w:lang w:eastAsia="ja-JP"/>
          </w:rPr>
          <m:t>σ</m:t>
        </m:r>
      </m:oMath>
      <w:r>
        <w:rPr>
          <w:lang w:eastAsia="ja-JP"/>
        </w:rPr>
        <w:t xml:space="preserve"> </w:t>
      </w:r>
      <w:r>
        <w:rPr>
          <w:lang w:eastAsia="ja-JP"/>
        </w:rPr>
        <w:t>は誤差分散を示しており，事前分布としてスケールパラメータ</w:t>
      </w:r>
      <w:r>
        <w:rPr>
          <w:lang w:eastAsia="ja-JP"/>
        </w:rPr>
        <w:t xml:space="preserve"> </w:t>
      </w:r>
      <m:oMath>
        <m:r>
          <w:rPr>
            <w:rFonts w:ascii="Cambria Math" w:hAnsi="Cambria Math"/>
            <w:lang w:eastAsia="ja-JP"/>
          </w:rPr>
          <m:t>1</m:t>
        </m:r>
      </m:oMath>
      <w:r>
        <w:rPr>
          <w:lang w:eastAsia="ja-JP"/>
        </w:rPr>
        <w:t xml:space="preserve"> </w:t>
      </w:r>
      <w:r>
        <w:rPr>
          <w:lang w:eastAsia="ja-JP"/>
        </w:rPr>
        <w:t>の半コーシー分布を設定している．以降では島効果と年効果のハイパーパラメータについて説明する．</w:t>
      </w:r>
    </w:p>
    <w:p w14:paraId="346DA0B6" w14:textId="73914470" w:rsidR="00692B7C" w:rsidRDefault="008C2AF3" w:rsidP="00C81332">
      <w:pPr>
        <w:pStyle w:val="a0"/>
        <w:ind w:firstLineChars="100" w:firstLine="210"/>
        <w:rPr>
          <w:ins w:id="100" w:author="tomoyoshi yabu" w:date="2025-01-15T09:56:00Z" w16du:dateUtc="2025-01-15T00:56:00Z"/>
          <w:lang w:eastAsia="ja-JP"/>
        </w:rPr>
      </w:pPr>
      <w:del w:id="101" w:author="tomoyoshi yabu" w:date="2025-01-15T09:56:00Z" w16du:dateUtc="2025-01-15T00:56:00Z">
        <w:r w:rsidDel="00C81332">
          <w:rPr>
            <w:lang w:eastAsia="ja-JP"/>
          </w:rPr>
          <w:delText>下</w:delText>
        </w:r>
      </w:del>
      <w:r>
        <w:rPr>
          <w:lang w:eastAsia="ja-JP"/>
        </w:rPr>
        <w:t>図</w:t>
      </w:r>
      <w:ins w:id="102" w:author="tomoyoshi yabu" w:date="2025-01-15T09:56:00Z" w16du:dateUtc="2025-01-15T00:56:00Z">
        <w:r w:rsidR="00C81332">
          <w:rPr>
            <w:rFonts w:hint="eastAsia"/>
            <w:lang w:eastAsia="ja-JP"/>
          </w:rPr>
          <w:t>2</w:t>
        </w:r>
      </w:ins>
      <w:r>
        <w:rPr>
          <w:lang w:eastAsia="ja-JP"/>
        </w:rPr>
        <w:t>は島別対数人口の平均値の分布である．</w:t>
      </w:r>
    </w:p>
    <w:p w14:paraId="276F5B17" w14:textId="4DDF80B2" w:rsidR="00C81332" w:rsidRPr="00C81332" w:rsidRDefault="00C81332" w:rsidP="00C81332">
      <w:pPr>
        <w:pStyle w:val="ImageCaption"/>
        <w:jc w:val="center"/>
        <w:rPr>
          <w:rFonts w:hint="eastAsia"/>
          <w:i w:val="0"/>
          <w:iCs/>
          <w:lang w:eastAsia="ja-JP"/>
          <w:rPrChange w:id="103" w:author="tomoyoshi yabu" w:date="2025-01-15T09:56:00Z" w16du:dateUtc="2025-01-15T00:56:00Z">
            <w:rPr>
              <w:rFonts w:hint="eastAsia"/>
              <w:lang w:eastAsia="ja-JP"/>
            </w:rPr>
          </w:rPrChange>
        </w:rPr>
        <w:pPrChange w:id="104" w:author="tomoyoshi yabu" w:date="2025-01-15T09:56:00Z" w16du:dateUtc="2025-01-15T00:56:00Z">
          <w:pPr>
            <w:pStyle w:val="a0"/>
          </w:pPr>
        </w:pPrChange>
      </w:pPr>
      <w:ins w:id="105" w:author="tomoyoshi yabu" w:date="2025-01-15T09:56:00Z" w16du:dateUtc="2025-01-15T00:56:00Z">
        <w:r w:rsidRPr="00C81332">
          <w:rPr>
            <w:rFonts w:hint="eastAsia"/>
            <w:i w:val="0"/>
            <w:iCs/>
            <w:lang w:eastAsia="ja-JP"/>
            <w:rPrChange w:id="106" w:author="tomoyoshi yabu" w:date="2025-01-15T09:56:00Z" w16du:dateUtc="2025-01-15T00:56:00Z">
              <w:rPr>
                <w:rFonts w:hint="eastAsia"/>
                <w:lang w:eastAsia="ja-JP"/>
              </w:rPr>
            </w:rPrChange>
          </w:rPr>
          <w:t>図</w:t>
        </w:r>
        <w:r w:rsidRPr="00C81332">
          <w:rPr>
            <w:rFonts w:hint="eastAsia"/>
            <w:i w:val="0"/>
            <w:iCs/>
            <w:lang w:eastAsia="ja-JP"/>
            <w:rPrChange w:id="107" w:author="tomoyoshi yabu" w:date="2025-01-15T09:56:00Z" w16du:dateUtc="2025-01-15T00:56:00Z">
              <w:rPr>
                <w:rFonts w:hint="eastAsia"/>
                <w:lang w:eastAsia="ja-JP"/>
              </w:rPr>
            </w:rPrChange>
          </w:rPr>
          <w:t xml:space="preserve">2: </w:t>
        </w:r>
        <w:r w:rsidRPr="00C81332">
          <w:rPr>
            <w:i w:val="0"/>
            <w:iCs/>
            <w:lang w:eastAsia="ja-JP"/>
            <w:rPrChange w:id="108" w:author="tomoyoshi yabu" w:date="2025-01-15T09:56:00Z" w16du:dateUtc="2025-01-15T00:56:00Z">
              <w:rPr>
                <w:lang w:eastAsia="ja-JP"/>
              </w:rPr>
            </w:rPrChange>
          </w:rPr>
          <w:t>島効果の事前分布</w:t>
        </w:r>
      </w:ins>
    </w:p>
    <w:p w14:paraId="6CBB24FB" w14:textId="77777777" w:rsidR="00692B7C" w:rsidRDefault="008C2AF3">
      <w:pPr>
        <w:pStyle w:val="CaptionedFigure"/>
      </w:pPr>
      <w:r>
        <w:rPr>
          <w:noProof/>
        </w:rPr>
        <w:drawing>
          <wp:inline distT="0" distB="0" distL="0" distR="0" wp14:anchorId="77BDA4F2" wp14:editId="416DD259">
            <wp:extent cx="5334000" cy="3397114"/>
            <wp:effectExtent l="0" t="0" r="0" b="0"/>
            <wp:docPr id="114733146" name="Picture" descr="島効果の事前分布"/>
            <wp:cNvGraphicFramePr/>
            <a:graphic xmlns:a="http://schemas.openxmlformats.org/drawingml/2006/main">
              <a:graphicData uri="http://schemas.openxmlformats.org/drawingml/2006/picture">
                <pic:pic xmlns:pic="http://schemas.openxmlformats.org/drawingml/2006/picture">
                  <pic:nvPicPr>
                    <pic:cNvPr id="0" name="Picture" descr="../figures/define_models/mean_by_island.png"/>
                    <pic:cNvPicPr>
                      <a:picLocks noChangeAspect="1" noChangeArrowheads="1"/>
                    </pic:cNvPicPr>
                  </pic:nvPicPr>
                  <pic:blipFill>
                    <a:blip r:embed="rId16"/>
                    <a:stretch>
                      <a:fillRect/>
                    </a:stretch>
                  </pic:blipFill>
                  <pic:spPr bwMode="auto">
                    <a:xfrm>
                      <a:off x="0" y="0"/>
                      <a:ext cx="5334000" cy="3397114"/>
                    </a:xfrm>
                    <a:prstGeom prst="rect">
                      <a:avLst/>
                    </a:prstGeom>
                    <a:noFill/>
                    <a:ln w="9525">
                      <a:noFill/>
                      <a:headEnd/>
                      <a:tailEnd/>
                    </a:ln>
                  </pic:spPr>
                </pic:pic>
              </a:graphicData>
            </a:graphic>
          </wp:inline>
        </w:drawing>
      </w:r>
    </w:p>
    <w:p w14:paraId="62869A3B" w14:textId="20CAAFDE" w:rsidR="00692B7C" w:rsidDel="00C81332" w:rsidRDefault="008C2AF3">
      <w:pPr>
        <w:pStyle w:val="ImageCaption"/>
        <w:rPr>
          <w:del w:id="109" w:author="tomoyoshi yabu" w:date="2025-01-15T09:56:00Z" w16du:dateUtc="2025-01-15T00:56:00Z"/>
          <w:lang w:eastAsia="ja-JP"/>
        </w:rPr>
      </w:pPr>
      <w:del w:id="110" w:author="tomoyoshi yabu" w:date="2025-01-15T09:56:00Z" w16du:dateUtc="2025-01-15T00:56:00Z">
        <w:r w:rsidDel="00C81332">
          <w:rPr>
            <w:lang w:eastAsia="ja-JP"/>
          </w:rPr>
          <w:delText>島効果の事前分布</w:delText>
        </w:r>
      </w:del>
    </w:p>
    <w:p w14:paraId="60D7BCBF" w14:textId="77777777" w:rsidR="00692B7C" w:rsidRDefault="008C2AF3" w:rsidP="00E22F91">
      <w:pPr>
        <w:pStyle w:val="aa"/>
        <w:rPr>
          <w:lang w:eastAsia="ja-JP"/>
        </w:rPr>
      </w:pPr>
      <w:r>
        <w:rPr>
          <w:lang w:eastAsia="ja-JP"/>
        </w:rPr>
        <w:t>注</w:t>
      </w:r>
      <w:r>
        <w:rPr>
          <w:lang w:eastAsia="ja-JP"/>
        </w:rPr>
        <w:t xml:space="preserve">: </w:t>
      </w:r>
      <w:r>
        <w:rPr>
          <w:lang w:eastAsia="ja-JP"/>
        </w:rPr>
        <w:t>人口データを元に筆者作成</w:t>
      </w:r>
    </w:p>
    <w:p w14:paraId="4F70DA21" w14:textId="77777777" w:rsidR="00692B7C" w:rsidRDefault="008C2AF3">
      <w:pPr>
        <w:pStyle w:val="a0"/>
        <w:rPr>
          <w:lang w:eastAsia="ja-JP"/>
        </w:rPr>
      </w:pPr>
      <w:r>
        <w:rPr>
          <w:lang w:eastAsia="ja-JP"/>
        </w:rPr>
        <w:t>島ごとにグループ化した場合の対数人口の平均値の分布は，平均</w:t>
      </w:r>
      <w:r>
        <w:rPr>
          <w:lang w:eastAsia="ja-JP"/>
        </w:rPr>
        <w:t xml:space="preserve"> </w:t>
      </w:r>
      <m:oMath>
        <m:r>
          <w:rPr>
            <w:rFonts w:ascii="Cambria Math" w:hAnsi="Cambria Math"/>
            <w:lang w:eastAsia="ja-JP"/>
          </w:rPr>
          <m:t>5.78</m:t>
        </m:r>
      </m:oMath>
      <w:r>
        <w:rPr>
          <w:lang w:eastAsia="ja-JP"/>
        </w:rPr>
        <w:t>，標準偏差</w:t>
      </w:r>
      <w:r>
        <w:rPr>
          <w:lang w:eastAsia="ja-JP"/>
        </w:rPr>
        <w:t xml:space="preserve"> </w:t>
      </w:r>
      <m:oMath>
        <m:r>
          <w:rPr>
            <w:rFonts w:ascii="Cambria Math" w:hAnsi="Cambria Math"/>
            <w:lang w:eastAsia="ja-JP"/>
          </w:rPr>
          <m:t>1.98</m:t>
        </m:r>
      </m:oMath>
      <w:r>
        <w:rPr>
          <w:lang w:eastAsia="ja-JP"/>
        </w:rPr>
        <w:t xml:space="preserve"> </w:t>
      </w:r>
      <w:r>
        <w:rPr>
          <w:lang w:eastAsia="ja-JP"/>
        </w:rPr>
        <w:t>であり，島ごとの違いは以上のような正規分布から生成されていると仮定できる．したがって，島効果を個別に推定するのではなく，適切なハイパーパラメータを設定することで推定精度を向上させる．島効果の期待値</w:t>
      </w:r>
      <w:r>
        <w:rPr>
          <w:lang w:eastAsia="ja-JP"/>
        </w:rPr>
        <w:t xml:space="preserve"> </w:t>
      </w:r>
      <m:oMath>
        <m:sSub>
          <m:sSubPr>
            <m:ctrlPr>
              <w:rPr>
                <w:rFonts w:ascii="Cambria Math" w:hAnsi="Cambria Math"/>
              </w:rPr>
            </m:ctrlPr>
          </m:sSubPr>
          <m:e>
            <m:r>
              <w:rPr>
                <w:rFonts w:ascii="Cambria Math" w:hAnsi="Cambria Math"/>
                <w:lang w:eastAsia="ja-JP"/>
              </w:rPr>
              <m:t>μ</m:t>
            </m:r>
          </m:e>
          <m:sub>
            <m:r>
              <w:rPr>
                <w:rFonts w:ascii="Cambria Math" w:hAnsi="Cambria Math"/>
                <w:lang w:eastAsia="ja-JP"/>
              </w:rPr>
              <m:t>α</m:t>
            </m:r>
          </m:sub>
        </m:sSub>
      </m:oMath>
      <w:r>
        <w:rPr>
          <w:lang w:eastAsia="ja-JP"/>
        </w:rPr>
        <w:t xml:space="preserve"> </w:t>
      </w:r>
      <w:r>
        <w:rPr>
          <w:lang w:eastAsia="ja-JP"/>
        </w:rPr>
        <w:t>は</w:t>
      </w:r>
      <w:r>
        <w:rPr>
          <w:lang w:eastAsia="ja-JP"/>
        </w:rPr>
        <w:t xml:space="preserve"> </w:t>
      </w:r>
      <m:oMath>
        <m:r>
          <w:rPr>
            <w:rFonts w:ascii="Cambria Math" w:hAnsi="Cambria Math"/>
            <w:lang w:eastAsia="ja-JP"/>
          </w:rPr>
          <m:t>6</m:t>
        </m:r>
      </m:oMath>
      <w:r>
        <w:rPr>
          <w:lang w:eastAsia="ja-JP"/>
        </w:rPr>
        <w:t>，島効果の標準偏差</w:t>
      </w:r>
      <w:r>
        <w:rPr>
          <w:lang w:eastAsia="ja-JP"/>
        </w:rPr>
        <w:t xml:space="preserve"> </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α</m:t>
            </m:r>
          </m:sub>
        </m:sSub>
      </m:oMath>
      <w:r>
        <w:rPr>
          <w:lang w:eastAsia="ja-JP"/>
        </w:rPr>
        <w:t xml:space="preserve"> </w:t>
      </w:r>
      <w:r>
        <w:rPr>
          <w:lang w:eastAsia="ja-JP"/>
        </w:rPr>
        <w:t>は</w:t>
      </w:r>
      <w:r>
        <w:rPr>
          <w:lang w:eastAsia="ja-JP"/>
        </w:rPr>
        <w:t xml:space="preserve"> </w:t>
      </w:r>
      <m:oMath>
        <m:r>
          <w:rPr>
            <w:rFonts w:ascii="Cambria Math" w:hAnsi="Cambria Math"/>
            <w:lang w:eastAsia="ja-JP"/>
          </w:rPr>
          <m:t>2</m:t>
        </m:r>
      </m:oMath>
      <w:r>
        <w:rPr>
          <w:lang w:eastAsia="ja-JP"/>
        </w:rPr>
        <w:t xml:space="preserve"> </w:t>
      </w:r>
      <w:r>
        <w:rPr>
          <w:lang w:eastAsia="ja-JP"/>
        </w:rPr>
        <w:t>を中心に分布すると考え，それを事前分布として設定する．</w:t>
      </w:r>
    </w:p>
    <w:p w14:paraId="376D0FA9" w14:textId="77777777" w:rsidR="00692B7C"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μ</m:t>
                    </m:r>
                  </m:e>
                  <m:sub>
                    <m:r>
                      <w:rPr>
                        <w:rFonts w:ascii="Cambria Math" w:hAnsi="Cambria Math"/>
                      </w:rPr>
                      <m:t>α</m:t>
                    </m:r>
                  </m:sub>
                </m:sSub>
              </m:e>
              <m:e>
                <m:r>
                  <w:rPr>
                    <w:rFonts w:ascii="Cambria Math" w:hAnsi="Cambria Math"/>
                  </w:rPr>
                  <m:t>∼</m:t>
                </m:r>
                <m:r>
                  <m:rPr>
                    <m:nor/>
                  </m:rPr>
                  <m:t>Normal</m:t>
                </m:r>
                <m:r>
                  <w:rPr>
                    <w:rFonts w:ascii="Cambria Math" w:hAnsi="Cambria Math"/>
                  </w:rPr>
                  <m:t>(6,1)</m:t>
                </m:r>
              </m:e>
            </m:mr>
            <m:mr>
              <m:e>
                <m:sSub>
                  <m:sSubPr>
                    <m:ctrlPr>
                      <w:rPr>
                        <w:rFonts w:ascii="Cambria Math" w:hAnsi="Cambria Math"/>
                      </w:rPr>
                    </m:ctrlPr>
                  </m:sSubPr>
                  <m:e>
                    <m:r>
                      <w:rPr>
                        <w:rFonts w:ascii="Cambria Math" w:hAnsi="Cambria Math"/>
                      </w:rPr>
                      <m:t>σ</m:t>
                    </m:r>
                  </m:e>
                  <m:sub>
                    <m:r>
                      <w:rPr>
                        <w:rFonts w:ascii="Cambria Math" w:hAnsi="Cambria Math"/>
                      </w:rPr>
                      <m:t>α</m:t>
                    </m:r>
                  </m:sub>
                </m:sSub>
              </m:e>
              <m:e>
                <m:r>
                  <w:rPr>
                    <w:rFonts w:ascii="Cambria Math" w:hAnsi="Cambria Math"/>
                  </w:rPr>
                  <m:t>∼</m:t>
                </m:r>
                <m:r>
                  <m:rPr>
                    <m:nor/>
                  </m:rPr>
                  <m:t>Gamma</m:t>
                </m:r>
                <m:r>
                  <w:rPr>
                    <w:rFonts w:ascii="Cambria Math" w:hAnsi="Cambria Math"/>
                  </w:rPr>
                  <m:t>(3,1)</m:t>
                </m:r>
              </m:e>
            </m:mr>
          </m:m>
        </m:oMath>
      </m:oMathPara>
    </w:p>
    <w:p w14:paraId="6DFEA0E8" w14:textId="77777777" w:rsidR="00692B7C" w:rsidRDefault="008C2AF3">
      <w:pPr>
        <w:pStyle w:val="FirstParagraph"/>
        <w:rPr>
          <w:lang w:eastAsia="ja-JP"/>
        </w:rPr>
      </w:pPr>
      <w:r>
        <w:rPr>
          <w:lang w:eastAsia="ja-JP"/>
        </w:rPr>
        <w:lastRenderedPageBreak/>
        <w:t>なお，これらの</w:t>
      </w:r>
      <w:r>
        <w:rPr>
          <w:lang w:eastAsia="ja-JP"/>
        </w:rPr>
        <w:t xml:space="preserve"> </w:t>
      </w:r>
      <m:oMath>
        <m:r>
          <w:rPr>
            <w:rFonts w:ascii="Cambria Math" w:hAnsi="Cambria Math"/>
            <w:lang w:eastAsia="ja-JP"/>
          </w:rPr>
          <m:t>1</m:t>
        </m:r>
      </m:oMath>
      <w:r>
        <w:rPr>
          <w:lang w:eastAsia="ja-JP"/>
        </w:rPr>
        <w:t xml:space="preserve"> </w:t>
      </w:r>
      <w:r>
        <w:rPr>
          <w:lang w:eastAsia="ja-JP"/>
        </w:rPr>
        <w:t>というスケールは，</w:t>
      </w:r>
      <m:oMath>
        <m:sSub>
          <m:sSubPr>
            <m:ctrlPr>
              <w:rPr>
                <w:rFonts w:ascii="Cambria Math" w:hAnsi="Cambria Math"/>
              </w:rPr>
            </m:ctrlPr>
          </m:sSubPr>
          <m:e>
            <m:r>
              <w:rPr>
                <w:rFonts w:ascii="Cambria Math" w:hAnsi="Cambria Math"/>
                <w:lang w:eastAsia="ja-JP"/>
              </w:rPr>
              <m:t>μ</m:t>
            </m:r>
          </m:e>
          <m:sub>
            <m:r>
              <w:rPr>
                <w:rFonts w:ascii="Cambria Math" w:hAnsi="Cambria Math"/>
                <w:lang w:eastAsia="ja-JP"/>
              </w:rPr>
              <m:t>α</m:t>
            </m:r>
          </m:sub>
        </m:sSub>
      </m:oMath>
      <w:r>
        <w:rPr>
          <w:lang w:eastAsia="ja-JP"/>
        </w:rPr>
        <w:t xml:space="preserve"> </w:t>
      </w:r>
      <w:r>
        <w:rPr>
          <w:lang w:eastAsia="ja-JP"/>
        </w:rPr>
        <w:t>がおよそ</w:t>
      </w:r>
      <w:r>
        <w:rPr>
          <w:lang w:eastAsia="ja-JP"/>
        </w:rPr>
        <w:t xml:space="preserve"> </w:t>
      </w:r>
      <m:oMath>
        <m:r>
          <w:rPr>
            <w:rFonts w:ascii="Cambria Math" w:hAnsi="Cambria Math"/>
            <w:lang w:eastAsia="ja-JP"/>
          </w:rPr>
          <m:t>4</m:t>
        </m:r>
      </m:oMath>
      <w:r>
        <w:rPr>
          <w:lang w:eastAsia="ja-JP"/>
        </w:rPr>
        <w:t xml:space="preserve"> </w:t>
      </w:r>
      <w:r>
        <w:rPr>
          <w:lang w:eastAsia="ja-JP"/>
        </w:rPr>
        <w:t>から</w:t>
      </w:r>
      <w:r>
        <w:rPr>
          <w:lang w:eastAsia="ja-JP"/>
        </w:rPr>
        <w:t xml:space="preserve"> </w:t>
      </w:r>
      <m:oMath>
        <m:r>
          <w:rPr>
            <w:rFonts w:ascii="Cambria Math" w:hAnsi="Cambria Math"/>
            <w:lang w:eastAsia="ja-JP"/>
          </w:rPr>
          <m:t>8</m:t>
        </m:r>
      </m:oMath>
      <w:r>
        <w:rPr>
          <w:lang w:eastAsia="ja-JP"/>
        </w:rPr>
        <w:t>，</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α</m:t>
            </m:r>
          </m:sub>
        </m:sSub>
      </m:oMath>
      <w:r>
        <w:rPr>
          <w:lang w:eastAsia="ja-JP"/>
        </w:rPr>
        <w:t xml:space="preserve"> </w:t>
      </w:r>
      <w:r>
        <w:rPr>
          <w:lang w:eastAsia="ja-JP"/>
        </w:rPr>
        <w:t>が</w:t>
      </w:r>
      <w:r>
        <w:rPr>
          <w:lang w:eastAsia="ja-JP"/>
        </w:rPr>
        <w:t xml:space="preserve"> </w:t>
      </w:r>
      <m:oMath>
        <m:r>
          <w:rPr>
            <w:rFonts w:ascii="Cambria Math" w:hAnsi="Cambria Math"/>
            <w:lang w:eastAsia="ja-JP"/>
          </w:rPr>
          <m:t>1.6</m:t>
        </m:r>
      </m:oMath>
      <w:r>
        <w:rPr>
          <w:lang w:eastAsia="ja-JP"/>
        </w:rPr>
        <w:t xml:space="preserve">, </w:t>
      </w:r>
      <m:oMath>
        <m:r>
          <w:rPr>
            <w:rFonts w:ascii="Cambria Math" w:hAnsi="Cambria Math"/>
            <w:lang w:eastAsia="ja-JP"/>
          </w:rPr>
          <m:t>8.2</m:t>
        </m:r>
      </m:oMath>
      <w:r>
        <w:rPr>
          <w:lang w:eastAsia="ja-JP"/>
        </w:rPr>
        <w:t xml:space="preserve"> </w:t>
      </w:r>
      <w:r>
        <w:rPr>
          <w:lang w:eastAsia="ja-JP"/>
        </w:rPr>
        <w:t>になることを考えれば十分広いものだと考えられる．</w:t>
      </w:r>
    </w:p>
    <w:p w14:paraId="5C6FCE4E" w14:textId="77777777" w:rsidR="00692B7C" w:rsidRDefault="008C2AF3">
      <w:pPr>
        <w:pStyle w:val="a0"/>
        <w:rPr>
          <w:lang w:eastAsia="ja-JP"/>
        </w:rPr>
      </w:pPr>
      <w:r>
        <w:rPr>
          <w:lang w:eastAsia="ja-JP"/>
        </w:rPr>
        <w:t>年効果</w:t>
      </w:r>
      <w:r>
        <w:rPr>
          <w:lang w:eastAsia="ja-JP"/>
        </w:rPr>
        <w:t xml:space="preserve"> </w:t>
      </w:r>
      <m:oMath>
        <m:sSub>
          <m:sSubPr>
            <m:ctrlPr>
              <w:rPr>
                <w:rFonts w:ascii="Cambria Math" w:hAnsi="Cambria Math"/>
              </w:rPr>
            </m:ctrlPr>
          </m:sSubPr>
          <m:e>
            <m:r>
              <w:rPr>
                <w:rFonts w:ascii="Cambria Math" w:hAnsi="Cambria Math"/>
                <w:lang w:eastAsia="ja-JP"/>
              </w:rPr>
              <m:t>λ</m:t>
            </m:r>
          </m:e>
          <m:sub>
            <m:r>
              <w:rPr>
                <w:rFonts w:ascii="Cambria Math" w:hAnsi="Cambria Math"/>
                <w:lang w:eastAsia="ja-JP"/>
              </w:rPr>
              <m:t>t</m:t>
            </m:r>
          </m:sub>
        </m:sSub>
      </m:oMath>
      <w:r>
        <w:rPr>
          <w:lang w:eastAsia="ja-JP"/>
        </w:rPr>
        <w:t xml:space="preserve"> </w:t>
      </w:r>
      <w:r>
        <w:rPr>
          <w:lang w:eastAsia="ja-JP"/>
        </w:rPr>
        <w:t>は年</w:t>
      </w:r>
      <w:r>
        <w:rPr>
          <w:lang w:eastAsia="ja-JP"/>
        </w:rPr>
        <w:t xml:space="preserve"> </w:t>
      </w:r>
      <m:oMath>
        <m:r>
          <w:rPr>
            <w:rFonts w:ascii="Cambria Math" w:hAnsi="Cambria Math"/>
            <w:lang w:eastAsia="ja-JP"/>
          </w:rPr>
          <m:t>t</m:t>
        </m:r>
      </m:oMath>
      <w:r>
        <w:rPr>
          <w:lang w:eastAsia="ja-JP"/>
        </w:rPr>
        <w:t xml:space="preserve"> </w:t>
      </w:r>
      <w:r>
        <w:rPr>
          <w:lang w:eastAsia="ja-JP"/>
        </w:rPr>
        <w:t>の固有の効果を示しており，ハイパーパラメータ</w:t>
      </w:r>
      <w:r>
        <w:rPr>
          <w:lang w:eastAsia="ja-JP"/>
        </w:rPr>
        <w:t xml:space="preserve"> </w:t>
      </w:r>
      <m:oMath>
        <m:sSub>
          <m:sSubPr>
            <m:ctrlPr>
              <w:rPr>
                <w:rFonts w:ascii="Cambria Math" w:hAnsi="Cambria Math"/>
              </w:rPr>
            </m:ctrlPr>
          </m:sSubPr>
          <m:e>
            <m:r>
              <w:rPr>
                <w:rFonts w:ascii="Cambria Math" w:hAnsi="Cambria Math"/>
                <w:lang w:eastAsia="ja-JP"/>
              </w:rPr>
              <m:t>μ</m:t>
            </m:r>
          </m:e>
          <m:sub>
            <m:r>
              <w:rPr>
                <w:rFonts w:ascii="Cambria Math" w:hAnsi="Cambria Math"/>
                <w:lang w:eastAsia="ja-JP"/>
              </w:rPr>
              <m:t>λ</m:t>
            </m:r>
          </m:sub>
        </m:sSub>
      </m:oMath>
      <w:r>
        <w:rPr>
          <w:lang w:eastAsia="ja-JP"/>
        </w:rPr>
        <w:t xml:space="preserve"> </w:t>
      </w:r>
      <w:r>
        <w:rPr>
          <w:lang w:eastAsia="ja-JP"/>
        </w:rPr>
        <w:t>と</w:t>
      </w:r>
      <w:r>
        <w:rPr>
          <w:lang w:eastAsia="ja-JP"/>
        </w:rPr>
        <w:t xml:space="preserve"> </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λ</m:t>
            </m:r>
          </m:sub>
        </m:sSub>
      </m:oMath>
      <w:r>
        <w:rPr>
          <w:lang w:eastAsia="ja-JP"/>
        </w:rPr>
        <w:t xml:space="preserve"> </w:t>
      </w:r>
      <w:r>
        <w:rPr>
          <w:lang w:eastAsia="ja-JP"/>
        </w:rPr>
        <w:t>によって平均と分散が決定される．</w:t>
      </w:r>
      <m:oMath>
        <m:r>
          <w:rPr>
            <w:rFonts w:ascii="Cambria Math" w:hAnsi="Cambria Math"/>
            <w:lang w:eastAsia="ja-JP"/>
          </w:rPr>
          <m:t>1960</m:t>
        </m:r>
      </m:oMath>
      <w:r>
        <w:rPr>
          <w:lang w:eastAsia="ja-JP"/>
        </w:rPr>
        <w:t xml:space="preserve"> </w:t>
      </w:r>
      <w:r>
        <w:rPr>
          <w:lang w:eastAsia="ja-JP"/>
        </w:rPr>
        <w:t>年を基準にした対数人口の年平均は，平均</w:t>
      </w:r>
      <w:r>
        <w:rPr>
          <w:lang w:eastAsia="ja-JP"/>
        </w:rPr>
        <w:t xml:space="preserve"> </w:t>
      </w:r>
      <m:oMath>
        <m:r>
          <w:rPr>
            <w:rFonts w:ascii="Cambria Math" w:hAnsi="Cambria Math"/>
            <w:lang w:eastAsia="ja-JP"/>
          </w:rPr>
          <m:t>-0.968</m:t>
        </m:r>
      </m:oMath>
      <w:r>
        <w:rPr>
          <w:lang w:eastAsia="ja-JP"/>
        </w:rPr>
        <w:t>，標準偏差は</w:t>
      </w:r>
      <w:r>
        <w:rPr>
          <w:lang w:eastAsia="ja-JP"/>
        </w:rPr>
        <w:t xml:space="preserve"> </w:t>
      </w:r>
      <m:oMath>
        <m:r>
          <w:rPr>
            <w:rFonts w:ascii="Cambria Math" w:hAnsi="Cambria Math"/>
            <w:lang w:eastAsia="ja-JP"/>
          </w:rPr>
          <m:t>0.588</m:t>
        </m:r>
      </m:oMath>
      <w:r>
        <w:rPr>
          <w:lang w:eastAsia="ja-JP"/>
        </w:rPr>
        <w:t xml:space="preserve"> </w:t>
      </w:r>
      <w:r>
        <w:rPr>
          <w:lang w:eastAsia="ja-JP"/>
        </w:rPr>
        <w:t>であった．</w:t>
      </w:r>
    </w:p>
    <w:p w14:paraId="484A6113" w14:textId="77777777" w:rsidR="00692B7C" w:rsidRDefault="008C2AF3">
      <w:pPr>
        <w:pStyle w:val="a0"/>
        <w:rPr>
          <w:lang w:eastAsia="ja-JP"/>
        </w:rPr>
      </w:pPr>
      <w:r>
        <w:rPr>
          <w:lang w:eastAsia="ja-JP"/>
        </w:rPr>
        <w:t>したがって，年効果の期待値</w:t>
      </w:r>
      <w:r>
        <w:rPr>
          <w:lang w:eastAsia="ja-JP"/>
        </w:rPr>
        <w:t xml:space="preserve"> </w:t>
      </w:r>
      <m:oMath>
        <m:sSub>
          <m:sSubPr>
            <m:ctrlPr>
              <w:rPr>
                <w:rFonts w:ascii="Cambria Math" w:hAnsi="Cambria Math"/>
              </w:rPr>
            </m:ctrlPr>
          </m:sSubPr>
          <m:e>
            <m:r>
              <w:rPr>
                <w:rFonts w:ascii="Cambria Math" w:hAnsi="Cambria Math"/>
                <w:lang w:eastAsia="ja-JP"/>
              </w:rPr>
              <m:t>μ</m:t>
            </m:r>
          </m:e>
          <m:sub>
            <m:r>
              <w:rPr>
                <w:rFonts w:ascii="Cambria Math" w:hAnsi="Cambria Math"/>
                <w:lang w:eastAsia="ja-JP"/>
              </w:rPr>
              <m:t>λ</m:t>
            </m:r>
          </m:sub>
        </m:sSub>
      </m:oMath>
      <w:r>
        <w:rPr>
          <w:lang w:eastAsia="ja-JP"/>
        </w:rPr>
        <w:t xml:space="preserve"> </w:t>
      </w:r>
      <w:r>
        <w:rPr>
          <w:lang w:eastAsia="ja-JP"/>
        </w:rPr>
        <w:t>は</w:t>
      </w:r>
      <w:r>
        <w:rPr>
          <w:lang w:eastAsia="ja-JP"/>
        </w:rPr>
        <w:t xml:space="preserve"> </w:t>
      </w:r>
      <m:oMath>
        <m:r>
          <w:rPr>
            <w:rFonts w:ascii="Cambria Math" w:hAnsi="Cambria Math"/>
            <w:lang w:eastAsia="ja-JP"/>
          </w:rPr>
          <m:t>-1</m:t>
        </m:r>
      </m:oMath>
      <w:r>
        <w:rPr>
          <w:lang w:eastAsia="ja-JP"/>
        </w:rPr>
        <w:t>，年効果の標準偏差</w:t>
      </w:r>
      <w:r>
        <w:rPr>
          <w:lang w:eastAsia="ja-JP"/>
        </w:rPr>
        <w:t xml:space="preserve"> </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λ</m:t>
            </m:r>
          </m:sub>
        </m:sSub>
      </m:oMath>
      <w:r>
        <w:rPr>
          <w:lang w:eastAsia="ja-JP"/>
        </w:rPr>
        <w:t xml:space="preserve"> </w:t>
      </w:r>
      <w:r>
        <w:rPr>
          <w:lang w:eastAsia="ja-JP"/>
        </w:rPr>
        <w:t>は</w:t>
      </w:r>
      <w:r>
        <w:rPr>
          <w:lang w:eastAsia="ja-JP"/>
        </w:rPr>
        <w:t xml:space="preserve"> </w:t>
      </w:r>
      <m:oMath>
        <m:r>
          <w:rPr>
            <w:rFonts w:ascii="Cambria Math" w:hAnsi="Cambria Math"/>
            <w:lang w:eastAsia="ja-JP"/>
          </w:rPr>
          <m:t>0.6</m:t>
        </m:r>
      </m:oMath>
      <w:r>
        <w:rPr>
          <w:lang w:eastAsia="ja-JP"/>
        </w:rPr>
        <w:t xml:space="preserve"> </w:t>
      </w:r>
      <w:r>
        <w:rPr>
          <w:lang w:eastAsia="ja-JP"/>
        </w:rPr>
        <w:t>を中心に分布すると考え，それを事前分布として以下のように設定する．</w:t>
      </w:r>
    </w:p>
    <w:p w14:paraId="687AEE77" w14:textId="77777777" w:rsidR="00692B7C"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μ</m:t>
                    </m:r>
                  </m:e>
                  <m:sub>
                    <m:r>
                      <w:rPr>
                        <w:rFonts w:ascii="Cambria Math" w:hAnsi="Cambria Math"/>
                      </w:rPr>
                      <m:t>λ</m:t>
                    </m:r>
                  </m:sub>
                </m:sSub>
              </m:e>
              <m:e>
                <m:r>
                  <w:rPr>
                    <w:rFonts w:ascii="Cambria Math" w:hAnsi="Cambria Math"/>
                  </w:rPr>
                  <m:t>∼</m:t>
                </m:r>
                <m:r>
                  <m:rPr>
                    <m:nor/>
                  </m:rPr>
                  <m:t>Normal</m:t>
                </m:r>
                <m:r>
                  <w:rPr>
                    <w:rFonts w:ascii="Cambria Math" w:hAnsi="Cambria Math"/>
                  </w:rPr>
                  <m:t>(-1,1)</m:t>
                </m:r>
              </m:e>
            </m:mr>
            <m:mr>
              <m:e>
                <m:sSub>
                  <m:sSubPr>
                    <m:ctrlPr>
                      <w:rPr>
                        <w:rFonts w:ascii="Cambria Math" w:hAnsi="Cambria Math"/>
                      </w:rPr>
                    </m:ctrlPr>
                  </m:sSubPr>
                  <m:e>
                    <m:r>
                      <w:rPr>
                        <w:rFonts w:ascii="Cambria Math" w:hAnsi="Cambria Math"/>
                      </w:rPr>
                      <m:t>σ</m:t>
                    </m:r>
                  </m:e>
                  <m:sub>
                    <m:r>
                      <w:rPr>
                        <w:rFonts w:ascii="Cambria Math" w:hAnsi="Cambria Math"/>
                      </w:rPr>
                      <m:t>λ</m:t>
                    </m:r>
                  </m:sub>
                </m:sSub>
              </m:e>
              <m:e>
                <m:r>
                  <w:rPr>
                    <w:rFonts w:ascii="Cambria Math" w:hAnsi="Cambria Math"/>
                  </w:rPr>
                  <m:t>∼</m:t>
                </m:r>
                <m:r>
                  <m:rPr>
                    <m:nor/>
                  </m:rPr>
                  <m:t>Gamma</m:t>
                </m:r>
                <m:r>
                  <w:rPr>
                    <w:rFonts w:ascii="Cambria Math" w:hAnsi="Cambria Math"/>
                  </w:rPr>
                  <m:t>(2,1)</m:t>
                </m:r>
              </m:e>
            </m:mr>
          </m:m>
        </m:oMath>
      </m:oMathPara>
    </w:p>
    <w:p w14:paraId="4F1B3FE5" w14:textId="77777777" w:rsidR="00692B7C" w:rsidRDefault="008C2AF3">
      <w:pPr>
        <w:pStyle w:val="FirstParagraph"/>
        <w:rPr>
          <w:lang w:eastAsia="ja-JP"/>
        </w:rPr>
      </w:pPr>
      <w:r>
        <w:rPr>
          <w:lang w:eastAsia="ja-JP"/>
        </w:rPr>
        <w:t>介入効果</w:t>
      </w:r>
      <w:r>
        <w:rPr>
          <w:lang w:eastAsia="ja-JP"/>
        </w:rPr>
        <w:t xml:space="preserve"> </w:t>
      </w:r>
      <m:oMath>
        <m:r>
          <w:rPr>
            <w:rFonts w:ascii="Cambria Math" w:hAnsi="Cambria Math"/>
            <w:lang w:eastAsia="ja-JP"/>
          </w:rPr>
          <m:t>β</m:t>
        </m:r>
      </m:oMath>
      <w:r>
        <w:rPr>
          <w:lang w:eastAsia="ja-JP"/>
        </w:rPr>
        <w:t xml:space="preserve"> </w:t>
      </w:r>
      <w:r>
        <w:rPr>
          <w:lang w:eastAsia="ja-JP"/>
        </w:rPr>
        <w:t>は介入の効果を示しており，事前分布として平均</w:t>
      </w:r>
      <w:r>
        <w:rPr>
          <w:lang w:eastAsia="ja-JP"/>
        </w:rPr>
        <w:t xml:space="preserve"> </w:t>
      </w:r>
      <m:oMath>
        <m:r>
          <w:rPr>
            <w:rFonts w:ascii="Cambria Math" w:hAnsi="Cambria Math"/>
            <w:lang w:eastAsia="ja-JP"/>
          </w:rPr>
          <m:t>0</m:t>
        </m:r>
      </m:oMath>
      <w:r>
        <w:rPr>
          <w:lang w:eastAsia="ja-JP"/>
        </w:rPr>
        <w:t>，標準偏差</w:t>
      </w:r>
      <w:r>
        <w:rPr>
          <w:lang w:eastAsia="ja-JP"/>
        </w:rPr>
        <w:t xml:space="preserve"> </w:t>
      </w:r>
      <m:oMath>
        <m:r>
          <w:rPr>
            <w:rFonts w:ascii="Cambria Math" w:hAnsi="Cambria Math"/>
            <w:lang w:eastAsia="ja-JP"/>
          </w:rPr>
          <m:t>1</m:t>
        </m:r>
      </m:oMath>
      <w:r>
        <w:rPr>
          <w:lang w:eastAsia="ja-JP"/>
        </w:rPr>
        <w:t xml:space="preserve"> </w:t>
      </w:r>
      <w:r>
        <w:rPr>
          <w:lang w:eastAsia="ja-JP"/>
        </w:rPr>
        <w:t>の正規分布を設定する．これは橋の効果がおよそ</w:t>
      </w:r>
      <w:r>
        <w:rPr>
          <w:lang w:eastAsia="ja-JP"/>
        </w:rPr>
        <w:t xml:space="preserve"> </w:t>
      </w:r>
      <m:oMath>
        <m:r>
          <w:rPr>
            <w:rFonts w:ascii="Cambria Math" w:hAnsi="Cambria Math"/>
            <w:lang w:eastAsia="ja-JP"/>
          </w:rPr>
          <m:t>-2</m:t>
        </m:r>
      </m:oMath>
      <w:r>
        <w:rPr>
          <w:lang w:eastAsia="ja-JP"/>
        </w:rPr>
        <w:t xml:space="preserve"> </w:t>
      </w:r>
      <w:r>
        <w:rPr>
          <w:lang w:eastAsia="ja-JP"/>
        </w:rPr>
        <w:t>から</w:t>
      </w:r>
      <w:r>
        <w:rPr>
          <w:lang w:eastAsia="ja-JP"/>
        </w:rPr>
        <w:t xml:space="preserve"> </w:t>
      </w:r>
      <m:oMath>
        <m:r>
          <w:rPr>
            <w:rFonts w:ascii="Cambria Math" w:hAnsi="Cambria Math"/>
            <w:lang w:eastAsia="ja-JP"/>
          </w:rPr>
          <m:t>2</m:t>
        </m:r>
      </m:oMath>
      <w:r>
        <w:rPr>
          <w:lang w:eastAsia="ja-JP"/>
        </w:rPr>
        <w:t>．被説明変数が対数であることを考慮し，指数変換すると</w:t>
      </w:r>
      <w:r>
        <w:rPr>
          <w:lang w:eastAsia="ja-JP"/>
        </w:rPr>
        <w:t xml:space="preserve"> </w:t>
      </w:r>
      <m:oMath>
        <m:r>
          <w:rPr>
            <w:rFonts w:ascii="Cambria Math" w:hAnsi="Cambria Math"/>
            <w:lang w:eastAsia="ja-JP"/>
          </w:rPr>
          <m:t>-86%</m:t>
        </m:r>
      </m:oMath>
      <w:r>
        <w:rPr>
          <w:lang w:eastAsia="ja-JP"/>
        </w:rPr>
        <w:t xml:space="preserve"> </w:t>
      </w:r>
      <w:r>
        <w:rPr>
          <w:lang w:eastAsia="ja-JP"/>
        </w:rPr>
        <w:t>から</w:t>
      </w:r>
      <w:r>
        <w:rPr>
          <w:lang w:eastAsia="ja-JP"/>
        </w:rPr>
        <w:t xml:space="preserve"> </w:t>
      </w:r>
      <m:oMath>
        <m:r>
          <w:rPr>
            <w:rFonts w:ascii="Cambria Math" w:hAnsi="Cambria Math"/>
            <w:lang w:eastAsia="ja-JP"/>
          </w:rPr>
          <m:t>639%</m:t>
        </m:r>
      </m:oMath>
      <w:r>
        <w:rPr>
          <w:lang w:eastAsia="ja-JP"/>
        </w:rPr>
        <w:t xml:space="preserve"> </w:t>
      </w:r>
      <w:r>
        <w:rPr>
          <w:lang w:eastAsia="ja-JP"/>
        </w:rPr>
        <w:t>の範囲にあるという仮定であり，弱情報事前分布としては十分に広い範囲であると考えられる．</w:t>
      </w:r>
    </w:p>
    <w:p w14:paraId="636F06E9" w14:textId="77777777" w:rsidR="00692B7C" w:rsidRDefault="008C2AF3">
      <w:pPr>
        <w:pStyle w:val="a0"/>
        <w:rPr>
          <w:lang w:eastAsia="ja-JP"/>
        </w:rPr>
      </w:pPr>
      <w:r>
        <w:rPr>
          <w:lang w:eastAsia="ja-JP"/>
        </w:rPr>
        <w:t>誤差分散</w:t>
      </w:r>
      <w:r>
        <w:rPr>
          <w:lang w:eastAsia="ja-JP"/>
        </w:rPr>
        <w:t xml:space="preserve"> </w:t>
      </w:r>
      <m:oMath>
        <m:sSup>
          <m:sSupPr>
            <m:ctrlPr>
              <w:rPr>
                <w:rFonts w:ascii="Cambria Math" w:hAnsi="Cambria Math"/>
              </w:rPr>
            </m:ctrlPr>
          </m:sSupPr>
          <m:e>
            <m:r>
              <w:rPr>
                <w:rFonts w:ascii="Cambria Math" w:hAnsi="Cambria Math"/>
                <w:lang w:eastAsia="ja-JP"/>
              </w:rPr>
              <m:t>σ</m:t>
            </m:r>
          </m:e>
          <m:sup>
            <m:r>
              <w:rPr>
                <w:rFonts w:ascii="Cambria Math" w:hAnsi="Cambria Math"/>
                <w:lang w:eastAsia="ja-JP"/>
              </w:rPr>
              <m:t>2</m:t>
            </m:r>
          </m:sup>
        </m:sSup>
      </m:oMath>
      <w:r>
        <w:rPr>
          <w:lang w:eastAsia="ja-JP"/>
        </w:rPr>
        <w:t xml:space="preserve"> </w:t>
      </w:r>
      <w:r>
        <w:rPr>
          <w:lang w:eastAsia="ja-JP"/>
        </w:rPr>
        <w:t>は事前分布としてスケールパラメータ</w:t>
      </w:r>
      <w:r>
        <w:rPr>
          <w:lang w:eastAsia="ja-JP"/>
        </w:rPr>
        <w:t xml:space="preserve"> </w:t>
      </w:r>
      <m:oMath>
        <m:r>
          <w:rPr>
            <w:rFonts w:ascii="Cambria Math" w:hAnsi="Cambria Math"/>
            <w:lang w:eastAsia="ja-JP"/>
          </w:rPr>
          <m:t>1</m:t>
        </m:r>
      </m:oMath>
      <w:r>
        <w:rPr>
          <w:lang w:eastAsia="ja-JP"/>
        </w:rPr>
        <w:t xml:space="preserve"> </w:t>
      </w:r>
      <w:r>
        <w:rPr>
          <w:lang w:eastAsia="ja-JP"/>
        </w:rPr>
        <w:t>の半コーシー分布を設定する．対数人口の標準偏差は</w:t>
      </w:r>
      <w:r>
        <w:rPr>
          <w:lang w:eastAsia="ja-JP"/>
        </w:rPr>
        <w:t xml:space="preserve"> </w:t>
      </w:r>
      <m:oMath>
        <m:r>
          <w:rPr>
            <w:rFonts w:ascii="Cambria Math" w:hAnsi="Cambria Math"/>
            <w:lang w:eastAsia="ja-JP"/>
          </w:rPr>
          <m:t>2.02</m:t>
        </m:r>
      </m:oMath>
      <w:r>
        <w:rPr>
          <w:lang w:eastAsia="ja-JP"/>
        </w:rPr>
        <w:t xml:space="preserve"> </w:t>
      </w:r>
      <w:r>
        <w:rPr>
          <w:lang w:eastAsia="ja-JP"/>
        </w:rPr>
        <w:t>であり，誤差項はモデルで説明できない変動であるため，誤差項の標準偏差がこれよりも大きい値を取ることはない．したがって，スケールパラメータ</w:t>
      </w:r>
      <w:r>
        <w:rPr>
          <w:lang w:eastAsia="ja-JP"/>
        </w:rPr>
        <w:t xml:space="preserve"> </w:t>
      </w:r>
      <m:oMath>
        <m:r>
          <w:rPr>
            <w:rFonts w:ascii="Cambria Math" w:hAnsi="Cambria Math"/>
            <w:lang w:eastAsia="ja-JP"/>
          </w:rPr>
          <m:t>1</m:t>
        </m:r>
      </m:oMath>
      <w:r>
        <w:rPr>
          <w:lang w:eastAsia="ja-JP"/>
        </w:rPr>
        <w:t xml:space="preserve"> </w:t>
      </w:r>
      <w:r>
        <w:rPr>
          <w:lang w:eastAsia="ja-JP"/>
        </w:rPr>
        <w:t>の半コーシー分布は十分に広い範囲をカバーしている．</w:t>
      </w:r>
    </w:p>
    <w:p w14:paraId="356906DD" w14:textId="77777777" w:rsidR="00692B7C" w:rsidRDefault="008C2AF3">
      <w:pPr>
        <w:pStyle w:val="4"/>
      </w:pPr>
      <w:bookmarkStart w:id="111" w:name="dynamic-twfe"/>
      <m:oMath>
        <m:r>
          <w:rPr>
            <w:rFonts w:ascii="Cambria Math" w:hAnsi="Cambria Math"/>
          </w:rPr>
          <m:t>2.3.2</m:t>
        </m:r>
      </m:oMath>
      <w:r>
        <w:t xml:space="preserve"> Dynamic TWFE</w:t>
      </w:r>
      <w:bookmarkEnd w:id="111"/>
    </w:p>
    <w:p w14:paraId="19392D8B" w14:textId="77777777" w:rsidR="00692B7C" w:rsidRDefault="008C2AF3">
      <w:pPr>
        <w:pStyle w:val="FirstParagraph"/>
      </w:pPr>
      <w:r>
        <w:t>次に介入の動的な効果を測るため，</w:t>
      </w:r>
      <w:r>
        <w:t xml:space="preserve">Dynamic TWFE </w:t>
      </w:r>
      <w:r>
        <w:t>を用いる．</w:t>
      </w:r>
    </w:p>
    <w:p w14:paraId="4194FE7E" w14:textId="77777777" w:rsidR="00692B7C"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log</m:t>
                </m:r>
                <m:sSub>
                  <m:sSubPr>
                    <m:ctrlPr>
                      <w:rPr>
                        <w:rFonts w:ascii="Cambria Math" w:hAnsi="Cambria Math"/>
                      </w:rPr>
                    </m:ctrlPr>
                  </m:sSubPr>
                  <m:e>
                    <m:r>
                      <w:rPr>
                        <w:rFonts w:ascii="Cambria Math" w:hAnsi="Cambria Math"/>
                      </w:rPr>
                      <m:t>Y</m:t>
                    </m:r>
                  </m:e>
                  <m:sub>
                    <m:r>
                      <w:rPr>
                        <w:rFonts w:ascii="Cambria Math" w:hAnsi="Cambria Math"/>
                      </w:rPr>
                      <m:t>it</m:t>
                    </m:r>
                  </m:sub>
                </m:sSub>
              </m:e>
              <m:e>
                <m:r>
                  <w:rPr>
                    <w:rFonts w:ascii="Cambria Math" w:hAnsi="Cambria Math"/>
                  </w:rPr>
                  <m:t>∼</m:t>
                </m:r>
                <m:r>
                  <m:rPr>
                    <m:nor/>
                  </m:rPr>
                  <m:t>Student-t</m:t>
                </m:r>
                <m:r>
                  <w:rPr>
                    <w:rFonts w:ascii="Cambria Math" w:hAnsi="Cambria Math"/>
                  </w:rPr>
                  <m:t>(ν,</m:t>
                </m:r>
                <m:sSub>
                  <m:sSubPr>
                    <m:ctrlPr>
                      <w:rPr>
                        <w:rFonts w:ascii="Cambria Math" w:hAnsi="Cambria Math"/>
                      </w:rPr>
                    </m:ctrlPr>
                  </m:sSubPr>
                  <m:e>
                    <m:r>
                      <w:rPr>
                        <w:rFonts w:ascii="Cambria Math" w:hAnsi="Cambria Math"/>
                      </w:rPr>
                      <m:t>μ</m:t>
                    </m:r>
                  </m:e>
                  <m:sub>
                    <m:r>
                      <w:rPr>
                        <w:rFonts w:ascii="Cambria Math" w:hAnsi="Cambria Math"/>
                      </w:rPr>
                      <m:t>it</m:t>
                    </m:r>
                  </m:sub>
                </m:sSub>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e>
            </m:mr>
            <m:mr>
              <m:e>
                <m:r>
                  <w:rPr>
                    <w:rFonts w:ascii="Cambria Math" w:hAnsi="Cambria Math"/>
                  </w:rPr>
                  <m:t>ν</m:t>
                </m:r>
              </m:e>
              <m:e>
                <m:r>
                  <w:rPr>
                    <w:rFonts w:ascii="Cambria Math" w:hAnsi="Cambria Math"/>
                  </w:rPr>
                  <m:t>∼</m:t>
                </m:r>
                <m:r>
                  <m:rPr>
                    <m:nor/>
                  </m:rPr>
                  <m:t>Gamma</m:t>
                </m:r>
                <m:r>
                  <w:rPr>
                    <w:rFonts w:ascii="Cambria Math" w:hAnsi="Cambria Math"/>
                  </w:rPr>
                  <m:t>(2,0.1)</m:t>
                </m:r>
              </m:e>
            </m:mr>
            <m:mr>
              <m:e>
                <m:sSub>
                  <m:sSubPr>
                    <m:ctrlPr>
                      <w:rPr>
                        <w:rFonts w:ascii="Cambria Math" w:hAnsi="Cambria Math"/>
                      </w:rPr>
                    </m:ctrlPr>
                  </m:sSubPr>
                  <m:e>
                    <m:r>
                      <w:rPr>
                        <w:rFonts w:ascii="Cambria Math" w:hAnsi="Cambria Math"/>
                      </w:rPr>
                      <m:t>μ</m:t>
                    </m:r>
                  </m:e>
                  <m:sub>
                    <m:r>
                      <w:rPr>
                        <w:rFonts w:ascii="Cambria Math" w:hAnsi="Cambria Math"/>
                      </w:rPr>
                      <m:t>it</m:t>
                    </m:r>
                  </m:sub>
                </m:sSub>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t</m:t>
                    </m:r>
                  </m:sub>
                </m:sSub>
                <m:r>
                  <w:rPr>
                    <w:rFonts w:ascii="Cambria Math" w:hAnsi="Cambria Math"/>
                  </w:rPr>
                  <m:t>+</m:t>
                </m:r>
                <m:nary>
                  <m:naryPr>
                    <m:chr m:val="∑"/>
                    <m:limLoc m:val="undOvr"/>
                    <m:supHide m:val="1"/>
                    <m:ctrlPr>
                      <w:rPr>
                        <w:rFonts w:ascii="Cambria Math" w:hAnsi="Cambria Math"/>
                      </w:rPr>
                    </m:ctrlPr>
                  </m:naryPr>
                  <m:sub>
                    <m:r>
                      <m:rPr>
                        <m:scr m:val="script"/>
                      </m:rPr>
                      <w:rPr>
                        <w:rFonts w:ascii="Cambria Math" w:hAnsi="Cambria Math"/>
                      </w:rPr>
                      <m:t>l</m:t>
                    </m:r>
                  </m:sub>
                  <m:sup>
                    <m:r>
                      <w:rPr>
                        <w:rFonts w:ascii="Cambria Math" w:hAnsi="Cambria Math"/>
                      </w:rPr>
                      <m:t>​</m:t>
                    </m:r>
                  </m:sup>
                  <m:e>
                    <m:sSub>
                      <m:sSubPr>
                        <m:ctrlPr>
                          <w:rPr>
                            <w:rFonts w:ascii="Cambria Math" w:hAnsi="Cambria Math"/>
                          </w:rPr>
                        </m:ctrlPr>
                      </m:sSubPr>
                      <m:e>
                        <m:r>
                          <w:rPr>
                            <w:rFonts w:ascii="Cambria Math" w:hAnsi="Cambria Math"/>
                          </w:rPr>
                          <m:t>β</m:t>
                        </m:r>
                      </m:e>
                      <m:sub>
                        <m:r>
                          <m:rPr>
                            <m:scr m:val="script"/>
                          </m:rPr>
                          <w:rPr>
                            <w:rFonts w:ascii="Cambria Math" w:hAnsi="Cambria Math"/>
                          </w:rPr>
                          <m:t>l</m:t>
                        </m:r>
                      </m:sub>
                    </m:sSub>
                  </m:e>
                </m:nary>
                <m:r>
                  <w:rPr>
                    <w:rFonts w:ascii="Cambria Math" w:hAnsi="Cambria Math"/>
                  </w:rPr>
                  <m:t>(</m:t>
                </m:r>
                <m:r>
                  <m:rPr>
                    <m:scr m:val="double-struck"/>
                    <m:sty m:val="p"/>
                  </m:rPr>
                  <w:rPr>
                    <w:rFonts w:ascii="Cambria Math" w:hAnsi="Cambria Math"/>
                  </w:rPr>
                  <m:t>1</m:t>
                </m:r>
                <m:r>
                  <w:rPr>
                    <w:rFonts w:ascii="Cambria Math" w:hAnsi="Cambria Math"/>
                  </w:rPr>
                  <m:t>{t-</m:t>
                </m:r>
                <m:sSub>
                  <m:sSubPr>
                    <m:ctrlPr>
                      <w:rPr>
                        <w:rFonts w:ascii="Cambria Math" w:hAnsi="Cambria Math"/>
                      </w:rPr>
                    </m:ctrlPr>
                  </m:sSubPr>
                  <m:e>
                    <m:r>
                      <w:rPr>
                        <w:rFonts w:ascii="Cambria Math" w:hAnsi="Cambria Math"/>
                      </w:rPr>
                      <m:t>E</m:t>
                    </m:r>
                  </m:e>
                  <m:sub>
                    <m:r>
                      <w:rPr>
                        <w:rFonts w:ascii="Cambria Math" w:hAnsi="Cambria Math"/>
                      </w:rPr>
                      <m:t>i</m:t>
                    </m:r>
                  </m:sub>
                </m:sSub>
                <m:r>
                  <m:rPr>
                    <m:scr m:val="script"/>
                  </m:rPr>
                  <w:rPr>
                    <w:rFonts w:ascii="Cambria Math" w:hAnsi="Cambria Math"/>
                  </w:rPr>
                  <m:t>∈l})</m:t>
                </m:r>
              </m:e>
            </m:mr>
            <m:mr>
              <m:e>
                <m:sSub>
                  <m:sSubPr>
                    <m:ctrlPr>
                      <w:rPr>
                        <w:rFonts w:ascii="Cambria Math" w:hAnsi="Cambria Math"/>
                      </w:rPr>
                    </m:ctrlPr>
                  </m:sSubPr>
                  <m:e>
                    <m:r>
                      <w:rPr>
                        <w:rFonts w:ascii="Cambria Math" w:hAnsi="Cambria Math"/>
                      </w:rPr>
                      <m:t>β</m:t>
                    </m:r>
                  </m:e>
                  <m:sub>
                    <m:r>
                      <m:rPr>
                        <m:scr m:val="script"/>
                      </m:rPr>
                      <w:rPr>
                        <w:rFonts w:ascii="Cambria Math" w:hAnsi="Cambria Math"/>
                      </w:rPr>
                      <m:t>l</m:t>
                    </m:r>
                  </m:sub>
                </m:sSub>
              </m:e>
              <m:e>
                <m:r>
                  <w:rPr>
                    <w:rFonts w:ascii="Cambria Math" w:hAnsi="Cambria Math"/>
                  </w:rPr>
                  <m:t>∼</m:t>
                </m:r>
                <m:r>
                  <m:rPr>
                    <m:nor/>
                  </m:rPr>
                  <m:t>Normal</m:t>
                </m:r>
                <m:r>
                  <w:rPr>
                    <w:rFonts w:ascii="Cambria Math" w:hAnsi="Cambria Math"/>
                  </w:rPr>
                  <m:t>(0,1)</m:t>
                </m:r>
              </m:e>
            </m:mr>
            <m:mr>
              <m:e>
                <m:r>
                  <w:rPr>
                    <w:rFonts w:ascii="Cambria Math" w:hAnsi="Cambria Math"/>
                  </w:rPr>
                  <m:t>σ</m:t>
                </m:r>
              </m:e>
              <m:e>
                <m:r>
                  <w:rPr>
                    <w:rFonts w:ascii="Cambria Math" w:hAnsi="Cambria Math"/>
                  </w:rPr>
                  <m:t>∼</m:t>
                </m:r>
                <m:sSup>
                  <m:sSupPr>
                    <m:ctrlPr>
                      <w:rPr>
                        <w:rFonts w:ascii="Cambria Math" w:hAnsi="Cambria Math"/>
                      </w:rPr>
                    </m:ctrlPr>
                  </m:sSupPr>
                  <m:e>
                    <m:r>
                      <m:rPr>
                        <m:nor/>
                      </m:rPr>
                      <m:t>Cauchy</m:t>
                    </m:r>
                  </m:e>
                  <m:sup>
                    <m:r>
                      <w:rPr>
                        <w:rFonts w:ascii="Cambria Math" w:hAnsi="Cambria Math"/>
                      </w:rPr>
                      <m:t>+</m:t>
                    </m:r>
                  </m:sup>
                </m:sSup>
                <m:r>
                  <w:rPr>
                    <w:rFonts w:ascii="Cambria Math" w:hAnsi="Cambria Math"/>
                  </w:rPr>
                  <m:t>(1)</m:t>
                </m:r>
              </m:e>
            </m:mr>
          </m:m>
        </m:oMath>
      </m:oMathPara>
    </w:p>
    <w:p w14:paraId="0BF40F2E" w14:textId="77777777" w:rsidR="00692B7C" w:rsidRDefault="008C2AF3">
      <w:pPr>
        <w:pStyle w:val="FirstParagraph"/>
        <w:rPr>
          <w:lang w:eastAsia="ja-JP"/>
        </w:rPr>
      </w:pPr>
      <w:r>
        <w:rPr>
          <w:lang w:eastAsia="ja-JP"/>
        </w:rPr>
        <w:t>前述の</w:t>
      </w:r>
      <w:r>
        <w:rPr>
          <w:lang w:eastAsia="ja-JP"/>
        </w:rPr>
        <w:t xml:space="preserve"> TWFE </w:t>
      </w:r>
      <w:r>
        <w:rPr>
          <w:lang w:eastAsia="ja-JP"/>
        </w:rPr>
        <w:t>との相違点は</w:t>
      </w:r>
      <w:r>
        <w:rPr>
          <w:lang w:eastAsia="ja-JP"/>
        </w:rPr>
        <w:t xml:space="preserve"> </w:t>
      </w:r>
      <m:oMath>
        <m:sSub>
          <m:sSubPr>
            <m:ctrlPr>
              <w:rPr>
                <w:rFonts w:ascii="Cambria Math" w:hAnsi="Cambria Math"/>
              </w:rPr>
            </m:ctrlPr>
          </m:sSubPr>
          <m:e>
            <m:r>
              <w:rPr>
                <w:rFonts w:ascii="Cambria Math" w:hAnsi="Cambria Math"/>
                <w:lang w:eastAsia="ja-JP"/>
              </w:rPr>
              <m:t>μ</m:t>
            </m:r>
          </m:e>
          <m:sub>
            <m:r>
              <w:rPr>
                <w:rFonts w:ascii="Cambria Math" w:hAnsi="Cambria Math"/>
                <w:lang w:eastAsia="ja-JP"/>
              </w:rPr>
              <m:t>it</m:t>
            </m:r>
          </m:sub>
        </m:sSub>
      </m:oMath>
      <w:r>
        <w:rPr>
          <w:lang w:eastAsia="ja-JP"/>
        </w:rPr>
        <w:t xml:space="preserve"> </w:t>
      </w:r>
      <w:r>
        <w:rPr>
          <w:lang w:eastAsia="ja-JP"/>
        </w:rPr>
        <w:t>の構造にある．</w:t>
      </w:r>
      <m:oMath>
        <m:r>
          <m:rPr>
            <m:scr m:val="double-struck"/>
            <m:sty m:val="p"/>
          </m:rPr>
          <w:rPr>
            <w:rFonts w:ascii="Cambria Math" w:hAnsi="Cambria Math"/>
            <w:lang w:eastAsia="ja-JP"/>
          </w:rPr>
          <m:t>1</m:t>
        </m:r>
        <m:r>
          <w:rPr>
            <w:rFonts w:ascii="Cambria Math" w:hAnsi="Cambria Math"/>
            <w:lang w:eastAsia="ja-JP"/>
          </w:rPr>
          <m:t>{t-</m:t>
        </m:r>
        <m:sSub>
          <m:sSubPr>
            <m:ctrlPr>
              <w:rPr>
                <w:rFonts w:ascii="Cambria Math" w:hAnsi="Cambria Math"/>
              </w:rPr>
            </m:ctrlPr>
          </m:sSubPr>
          <m:e>
            <m:r>
              <w:rPr>
                <w:rFonts w:ascii="Cambria Math" w:hAnsi="Cambria Math"/>
                <w:lang w:eastAsia="ja-JP"/>
              </w:rPr>
              <m:t>E</m:t>
            </m:r>
          </m:e>
          <m:sub>
            <m:r>
              <w:rPr>
                <w:rFonts w:ascii="Cambria Math" w:hAnsi="Cambria Math"/>
                <w:lang w:eastAsia="ja-JP"/>
              </w:rPr>
              <m:t>i</m:t>
            </m:r>
          </m:sub>
        </m:sSub>
        <m:r>
          <m:rPr>
            <m:scr m:val="script"/>
          </m:rPr>
          <w:rPr>
            <w:rFonts w:ascii="Cambria Math" w:hAnsi="Cambria Math"/>
            <w:lang w:eastAsia="ja-JP"/>
          </w:rPr>
          <m:t>∈l}</m:t>
        </m:r>
      </m:oMath>
      <w:r>
        <w:rPr>
          <w:lang w:eastAsia="ja-JP"/>
        </w:rPr>
        <w:t xml:space="preserve"> </w:t>
      </w:r>
      <w:r>
        <w:rPr>
          <w:lang w:eastAsia="ja-JP"/>
        </w:rPr>
        <w:t>は，</w:t>
      </w:r>
      <m:oMath>
        <m:r>
          <w:rPr>
            <w:rFonts w:ascii="Cambria Math" w:hAnsi="Cambria Math"/>
            <w:lang w:eastAsia="ja-JP"/>
          </w:rPr>
          <m:t>t</m:t>
        </m:r>
      </m:oMath>
      <w:r>
        <w:rPr>
          <w:lang w:eastAsia="ja-JP"/>
        </w:rPr>
        <w:t xml:space="preserve"> </w:t>
      </w:r>
      <w:r>
        <w:rPr>
          <w:lang w:eastAsia="ja-JP"/>
        </w:rPr>
        <w:t>を観測年，</w:t>
      </w:r>
      <m:oMath>
        <m:sSub>
          <m:sSubPr>
            <m:ctrlPr>
              <w:rPr>
                <w:rFonts w:ascii="Cambria Math" w:hAnsi="Cambria Math"/>
              </w:rPr>
            </m:ctrlPr>
          </m:sSubPr>
          <m:e>
            <m:r>
              <w:rPr>
                <w:rFonts w:ascii="Cambria Math" w:hAnsi="Cambria Math"/>
                <w:lang w:eastAsia="ja-JP"/>
              </w:rPr>
              <m:t>E</m:t>
            </m:r>
          </m:e>
          <m:sub>
            <m:r>
              <w:rPr>
                <w:rFonts w:ascii="Cambria Math" w:hAnsi="Cambria Math"/>
                <w:lang w:eastAsia="ja-JP"/>
              </w:rPr>
              <m:t>i</m:t>
            </m:r>
          </m:sub>
        </m:sSub>
      </m:oMath>
      <w:r>
        <w:rPr>
          <w:lang w:eastAsia="ja-JP"/>
        </w:rPr>
        <w:t xml:space="preserve"> </w:t>
      </w:r>
      <w:r>
        <w:rPr>
          <w:lang w:eastAsia="ja-JP"/>
        </w:rPr>
        <w:t>を島</w:t>
      </w:r>
      <w:r>
        <w:rPr>
          <w:lang w:eastAsia="ja-JP"/>
        </w:rPr>
        <w:t xml:space="preserve"> </w:t>
      </w:r>
      <m:oMath>
        <m:r>
          <w:rPr>
            <w:rFonts w:ascii="Cambria Math" w:hAnsi="Cambria Math"/>
            <w:lang w:eastAsia="ja-JP"/>
          </w:rPr>
          <m:t>i</m:t>
        </m:r>
      </m:oMath>
      <w:r>
        <w:rPr>
          <w:lang w:eastAsia="ja-JP"/>
        </w:rPr>
        <w:t xml:space="preserve"> </w:t>
      </w:r>
      <w:r>
        <w:rPr>
          <w:lang w:eastAsia="ja-JP"/>
        </w:rPr>
        <w:t>の介入年，</w:t>
      </w:r>
      <m:oMath>
        <m:r>
          <m:rPr>
            <m:scr m:val="script"/>
          </m:rPr>
          <w:rPr>
            <w:rFonts w:ascii="Cambria Math" w:hAnsi="Cambria Math"/>
            <w:lang w:eastAsia="ja-JP"/>
          </w:rPr>
          <m:t>l</m:t>
        </m:r>
      </m:oMath>
      <w:r>
        <w:rPr>
          <w:lang w:eastAsia="ja-JP"/>
        </w:rPr>
        <w:t xml:space="preserve"> </w:t>
      </w:r>
      <w:r>
        <w:rPr>
          <w:lang w:eastAsia="ja-JP"/>
        </w:rPr>
        <w:t>を介入の経過年数として，介入の経過年数</w:t>
      </w:r>
      <w:r>
        <w:rPr>
          <w:lang w:eastAsia="ja-JP"/>
        </w:rPr>
        <w:t xml:space="preserve"> </w:t>
      </w:r>
      <m:oMath>
        <m:r>
          <m:rPr>
            <m:scr m:val="script"/>
          </m:rPr>
          <w:rPr>
            <w:rFonts w:ascii="Cambria Math" w:hAnsi="Cambria Math"/>
            <w:lang w:eastAsia="ja-JP"/>
          </w:rPr>
          <m:t>l</m:t>
        </m:r>
      </m:oMath>
      <w:r>
        <w:rPr>
          <w:lang w:eastAsia="ja-JP"/>
        </w:rPr>
        <w:t xml:space="preserve"> </w:t>
      </w:r>
      <w:r>
        <w:rPr>
          <w:lang w:eastAsia="ja-JP"/>
        </w:rPr>
        <w:t>における介入効果を示すダミー変数であり，</w:t>
      </w:r>
      <m:oMath>
        <m:sSub>
          <m:sSubPr>
            <m:ctrlPr>
              <w:rPr>
                <w:rFonts w:ascii="Cambria Math" w:hAnsi="Cambria Math"/>
              </w:rPr>
            </m:ctrlPr>
          </m:sSubPr>
          <m:e>
            <m:r>
              <w:rPr>
                <w:rFonts w:ascii="Cambria Math" w:hAnsi="Cambria Math"/>
                <w:lang w:eastAsia="ja-JP"/>
              </w:rPr>
              <m:t>β</m:t>
            </m:r>
          </m:e>
          <m:sub>
            <m:r>
              <m:rPr>
                <m:scr m:val="script"/>
              </m:rPr>
              <w:rPr>
                <w:rFonts w:ascii="Cambria Math" w:hAnsi="Cambria Math"/>
                <w:lang w:eastAsia="ja-JP"/>
              </w:rPr>
              <m:t>l</m:t>
            </m:r>
          </m:sub>
        </m:sSub>
      </m:oMath>
      <w:r>
        <w:rPr>
          <w:lang w:eastAsia="ja-JP"/>
        </w:rPr>
        <w:t xml:space="preserve"> </w:t>
      </w:r>
      <w:r>
        <w:rPr>
          <w:lang w:eastAsia="ja-JP"/>
        </w:rPr>
        <w:t>は介入の経過年数</w:t>
      </w:r>
      <w:r>
        <w:rPr>
          <w:lang w:eastAsia="ja-JP"/>
        </w:rPr>
        <w:t xml:space="preserve"> </w:t>
      </w:r>
      <m:oMath>
        <m:r>
          <m:rPr>
            <m:scr m:val="script"/>
          </m:rPr>
          <w:rPr>
            <w:rFonts w:ascii="Cambria Math" w:hAnsi="Cambria Math"/>
            <w:lang w:eastAsia="ja-JP"/>
          </w:rPr>
          <m:t>l</m:t>
        </m:r>
      </m:oMath>
      <w:r>
        <w:rPr>
          <w:lang w:eastAsia="ja-JP"/>
        </w:rPr>
        <w:t xml:space="preserve"> </w:t>
      </w:r>
      <w:r>
        <w:rPr>
          <w:lang w:eastAsia="ja-JP"/>
        </w:rPr>
        <w:t>における介入効果を示している．</w:t>
      </w:r>
      <w:r>
        <w:rPr>
          <w:lang w:eastAsia="ja-JP"/>
        </w:rPr>
        <w:t xml:space="preserve"> </w:t>
      </w:r>
      <w:r>
        <w:rPr>
          <w:lang w:eastAsia="ja-JP"/>
        </w:rPr>
        <w:t>このモデルは，介入効果が介入後に一定であるという</w:t>
      </w:r>
      <w:r>
        <w:rPr>
          <w:lang w:eastAsia="ja-JP"/>
        </w:rPr>
        <w:t xml:space="preserve"> TWFE </w:t>
      </w:r>
      <w:r>
        <w:rPr>
          <w:lang w:eastAsia="ja-JP"/>
        </w:rPr>
        <w:t>の仮定を緩和し，介入後の経過年数によって介入効果が変化することを考慮している．その他の事前分布は</w:t>
      </w:r>
      <w:r>
        <w:rPr>
          <w:lang w:eastAsia="ja-JP"/>
        </w:rPr>
        <w:t xml:space="preserve"> TWFE </w:t>
      </w:r>
      <w:r>
        <w:rPr>
          <w:lang w:eastAsia="ja-JP"/>
        </w:rPr>
        <w:t>と同様である．</w:t>
      </w:r>
    </w:p>
    <w:p w14:paraId="2CF6FE4D" w14:textId="77777777" w:rsidR="00692B7C" w:rsidRDefault="008C2AF3">
      <w:pPr>
        <w:pStyle w:val="4"/>
      </w:pPr>
      <w:bookmarkStart w:id="112" w:name="fully-saturated-twfe"/>
      <m:oMath>
        <m:r>
          <w:rPr>
            <w:rFonts w:ascii="Cambria Math" w:hAnsi="Cambria Math"/>
          </w:rPr>
          <m:t>2.3.3</m:t>
        </m:r>
      </m:oMath>
      <w:r>
        <w:t xml:space="preserve"> Fully Saturated TWFE</w:t>
      </w:r>
      <w:bookmarkEnd w:id="112"/>
    </w:p>
    <w:p w14:paraId="1A86985B" w14:textId="77777777" w:rsidR="00692B7C" w:rsidRDefault="008C2AF3">
      <w:pPr>
        <w:pStyle w:val="FirstParagraph"/>
      </w:pPr>
      <w:r>
        <w:t xml:space="preserve">Dynamic TWFE </w:t>
      </w:r>
      <w:r>
        <w:t>では介入効果が介入後の経過年数によって変化することを考慮しているが，介入時期が異なる島間で介入効果が異なる場合にバイアスを持つ</w:t>
      </w:r>
      <w:r>
        <w:t xml:space="preserve"> (Sun &amp; Abraham 2021)</w:t>
      </w:r>
      <w:r>
        <w:t>．したがって，介入効果の横断的な異質性を考慮した</w:t>
      </w:r>
      <w:r>
        <w:t xml:space="preserve"> Fully Saturated TWFE </w:t>
      </w:r>
      <w:r>
        <w:t>を用いる．</w:t>
      </w:r>
    </w:p>
    <w:p w14:paraId="388FA05E" w14:textId="77777777" w:rsidR="00692B7C"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log</m:t>
                </m:r>
                <m:sSub>
                  <m:sSubPr>
                    <m:ctrlPr>
                      <w:rPr>
                        <w:rFonts w:ascii="Cambria Math" w:hAnsi="Cambria Math"/>
                      </w:rPr>
                    </m:ctrlPr>
                  </m:sSubPr>
                  <m:e>
                    <m:r>
                      <w:rPr>
                        <w:rFonts w:ascii="Cambria Math" w:hAnsi="Cambria Math"/>
                      </w:rPr>
                      <m:t>Y</m:t>
                    </m:r>
                  </m:e>
                  <m:sub>
                    <m:r>
                      <w:rPr>
                        <w:rFonts w:ascii="Cambria Math" w:hAnsi="Cambria Math"/>
                      </w:rPr>
                      <m:t>it</m:t>
                    </m:r>
                  </m:sub>
                </m:sSub>
              </m:e>
              <m:e>
                <m:r>
                  <w:rPr>
                    <w:rFonts w:ascii="Cambria Math" w:hAnsi="Cambria Math"/>
                  </w:rPr>
                  <m:t>∼</m:t>
                </m:r>
                <m:r>
                  <m:rPr>
                    <m:nor/>
                  </m:rPr>
                  <m:t>Student-t</m:t>
                </m:r>
                <m:r>
                  <w:rPr>
                    <w:rFonts w:ascii="Cambria Math" w:hAnsi="Cambria Math"/>
                  </w:rPr>
                  <m:t>(ν,</m:t>
                </m:r>
                <m:sSub>
                  <m:sSubPr>
                    <m:ctrlPr>
                      <w:rPr>
                        <w:rFonts w:ascii="Cambria Math" w:hAnsi="Cambria Math"/>
                      </w:rPr>
                    </m:ctrlPr>
                  </m:sSubPr>
                  <m:e>
                    <m:r>
                      <w:rPr>
                        <w:rFonts w:ascii="Cambria Math" w:hAnsi="Cambria Math"/>
                      </w:rPr>
                      <m:t>μ</m:t>
                    </m:r>
                  </m:e>
                  <m:sub>
                    <m:r>
                      <w:rPr>
                        <w:rFonts w:ascii="Cambria Math" w:hAnsi="Cambria Math"/>
                      </w:rPr>
                      <m:t>it</m:t>
                    </m:r>
                  </m:sub>
                </m:sSub>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e>
            </m:mr>
            <m:mr>
              <m:e>
                <m:r>
                  <w:rPr>
                    <w:rFonts w:ascii="Cambria Math" w:hAnsi="Cambria Math"/>
                  </w:rPr>
                  <m:t>ν</m:t>
                </m:r>
              </m:e>
              <m:e>
                <m:r>
                  <w:rPr>
                    <w:rFonts w:ascii="Cambria Math" w:hAnsi="Cambria Math"/>
                  </w:rPr>
                  <m:t>∼</m:t>
                </m:r>
                <m:r>
                  <m:rPr>
                    <m:nor/>
                  </m:rPr>
                  <m:t>Gamma</m:t>
                </m:r>
                <m:r>
                  <w:rPr>
                    <w:rFonts w:ascii="Cambria Math" w:hAnsi="Cambria Math"/>
                  </w:rPr>
                  <m:t>(2,0.1)</m:t>
                </m:r>
              </m:e>
            </m:mr>
            <m:mr>
              <m:e>
                <m:sSub>
                  <m:sSubPr>
                    <m:ctrlPr>
                      <w:rPr>
                        <w:rFonts w:ascii="Cambria Math" w:hAnsi="Cambria Math"/>
                      </w:rPr>
                    </m:ctrlPr>
                  </m:sSubPr>
                  <m:e>
                    <m:r>
                      <w:rPr>
                        <w:rFonts w:ascii="Cambria Math" w:hAnsi="Cambria Math"/>
                      </w:rPr>
                      <m:t>μ</m:t>
                    </m:r>
                  </m:e>
                  <m:sub>
                    <m:r>
                      <w:rPr>
                        <w:rFonts w:ascii="Cambria Math" w:hAnsi="Cambria Math"/>
                      </w:rPr>
                      <m:t>it</m:t>
                    </m:r>
                  </m:sub>
                </m:sSub>
              </m:e>
              <m:e>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t</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e</m:t>
                    </m:r>
                  </m:sub>
                  <m:sup>
                    <m:r>
                      <w:rPr>
                        <w:rFonts w:ascii="Cambria Math" w:hAnsi="Cambria Math"/>
                      </w:rPr>
                      <m:t>​</m:t>
                    </m:r>
                  </m:sup>
                  <m:e>
                    <m:nary>
                      <m:naryPr>
                        <m:chr m:val="∑"/>
                        <m:limLoc m:val="undOvr"/>
                        <m:supHide m:val="1"/>
                        <m:ctrlPr>
                          <w:rPr>
                            <w:rFonts w:ascii="Cambria Math" w:hAnsi="Cambria Math"/>
                          </w:rPr>
                        </m:ctrlPr>
                      </m:naryPr>
                      <m:sub>
                        <m:r>
                          <m:rPr>
                            <m:scr m:val="script"/>
                          </m:rPr>
                          <w:rPr>
                            <w:rFonts w:ascii="Cambria Math" w:hAnsi="Cambria Math"/>
                          </w:rPr>
                          <m:t>l</m:t>
                        </m:r>
                      </m:sub>
                      <m:sup>
                        <m:r>
                          <w:rPr>
                            <w:rFonts w:ascii="Cambria Math" w:hAnsi="Cambria Math"/>
                          </w:rPr>
                          <m:t>​</m:t>
                        </m:r>
                      </m:sup>
                      <m:e>
                        <m:sSub>
                          <m:sSubPr>
                            <m:ctrlPr>
                              <w:rPr>
                                <w:rFonts w:ascii="Cambria Math" w:hAnsi="Cambria Math"/>
                              </w:rPr>
                            </m:ctrlPr>
                          </m:sSubPr>
                          <m:e>
                            <m:r>
                              <w:rPr>
                                <w:rFonts w:ascii="Cambria Math" w:hAnsi="Cambria Math"/>
                              </w:rPr>
                              <m:t>β</m:t>
                            </m:r>
                          </m:e>
                          <m:sub>
                            <m:r>
                              <w:rPr>
                                <w:rFonts w:ascii="Cambria Math" w:hAnsi="Cambria Math"/>
                              </w:rPr>
                              <m:t>e</m:t>
                            </m:r>
                            <m:r>
                              <m:rPr>
                                <m:scr m:val="script"/>
                              </m:rPr>
                              <w:rPr>
                                <w:rFonts w:ascii="Cambria Math" w:hAnsi="Cambria Math"/>
                              </w:rPr>
                              <m:t>,l</m:t>
                            </m:r>
                          </m:sub>
                        </m:sSub>
                      </m:e>
                    </m:nary>
                  </m:e>
                </m:nary>
                <m:r>
                  <w:rPr>
                    <w:rFonts w:ascii="Cambria Math" w:hAnsi="Cambria Math"/>
                  </w:rPr>
                  <m:t>(</m:t>
                </m:r>
                <m:r>
                  <m:rPr>
                    <m:scr m:val="double-struck"/>
                    <m:sty m:val="p"/>
                  </m:rPr>
                  <w:rPr>
                    <w:rFonts w:ascii="Cambria Math" w:hAnsi="Cambria Math"/>
                  </w:rPr>
                  <m:t>1</m:t>
                </m:r>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∈e}⋅{t-</m:t>
                </m:r>
                <m:sSub>
                  <m:sSubPr>
                    <m:ctrlPr>
                      <w:rPr>
                        <w:rFonts w:ascii="Cambria Math" w:hAnsi="Cambria Math"/>
                      </w:rPr>
                    </m:ctrlPr>
                  </m:sSubPr>
                  <m:e>
                    <m:r>
                      <w:rPr>
                        <w:rFonts w:ascii="Cambria Math" w:hAnsi="Cambria Math"/>
                      </w:rPr>
                      <m:t>E</m:t>
                    </m:r>
                  </m:e>
                  <m:sub>
                    <m:r>
                      <w:rPr>
                        <w:rFonts w:ascii="Cambria Math" w:hAnsi="Cambria Math"/>
                      </w:rPr>
                      <m:t>i</m:t>
                    </m:r>
                  </m:sub>
                </m:sSub>
                <m:r>
                  <m:rPr>
                    <m:scr m:val="script"/>
                  </m:rPr>
                  <w:rPr>
                    <w:rFonts w:ascii="Cambria Math" w:hAnsi="Cambria Math"/>
                  </w:rPr>
                  <m:t>∈l})</m:t>
                </m:r>
              </m:e>
            </m:mr>
            <m:mr>
              <m:e>
                <m:sSub>
                  <m:sSubPr>
                    <m:ctrlPr>
                      <w:rPr>
                        <w:rFonts w:ascii="Cambria Math" w:hAnsi="Cambria Math"/>
                      </w:rPr>
                    </m:ctrlPr>
                  </m:sSubPr>
                  <m:e>
                    <m:r>
                      <w:rPr>
                        <w:rFonts w:ascii="Cambria Math" w:hAnsi="Cambria Math"/>
                      </w:rPr>
                      <m:t>β</m:t>
                    </m:r>
                  </m:e>
                  <m:sub>
                    <m:r>
                      <w:rPr>
                        <w:rFonts w:ascii="Cambria Math" w:hAnsi="Cambria Math"/>
                      </w:rPr>
                      <m:t>e</m:t>
                    </m:r>
                    <m:r>
                      <m:rPr>
                        <m:scr m:val="script"/>
                      </m:rPr>
                      <w:rPr>
                        <w:rFonts w:ascii="Cambria Math" w:hAnsi="Cambria Math"/>
                      </w:rPr>
                      <m:t>,l</m:t>
                    </m:r>
                  </m:sub>
                </m:sSub>
              </m:e>
              <m:e>
                <m:r>
                  <w:rPr>
                    <w:rFonts w:ascii="Cambria Math" w:hAnsi="Cambria Math"/>
                  </w:rPr>
                  <m:t>∼</m:t>
                </m:r>
                <m:r>
                  <m:rPr>
                    <m:nor/>
                  </m:rPr>
                  <m:t>Normal</m:t>
                </m:r>
                <m:r>
                  <w:rPr>
                    <w:rFonts w:ascii="Cambria Math" w:hAnsi="Cambria Math"/>
                  </w:rPr>
                  <m:t>(0,1)</m:t>
                </m:r>
              </m:e>
            </m:mr>
            <m:mr>
              <m:e>
                <m:r>
                  <w:rPr>
                    <w:rFonts w:ascii="Cambria Math" w:hAnsi="Cambria Math"/>
                  </w:rPr>
                  <m:t>σ</m:t>
                </m:r>
              </m:e>
              <m:e>
                <m:r>
                  <w:rPr>
                    <w:rFonts w:ascii="Cambria Math" w:hAnsi="Cambria Math"/>
                  </w:rPr>
                  <m:t>∼</m:t>
                </m:r>
                <m:sSup>
                  <m:sSupPr>
                    <m:ctrlPr>
                      <w:rPr>
                        <w:rFonts w:ascii="Cambria Math" w:hAnsi="Cambria Math"/>
                      </w:rPr>
                    </m:ctrlPr>
                  </m:sSupPr>
                  <m:e>
                    <m:r>
                      <m:rPr>
                        <m:nor/>
                      </m:rPr>
                      <m:t>Cauchy</m:t>
                    </m:r>
                  </m:e>
                  <m:sup>
                    <m:r>
                      <w:rPr>
                        <w:rFonts w:ascii="Cambria Math" w:hAnsi="Cambria Math"/>
                      </w:rPr>
                      <m:t>+</m:t>
                    </m:r>
                  </m:sup>
                </m:sSup>
                <m:r>
                  <w:rPr>
                    <w:rFonts w:ascii="Cambria Math" w:hAnsi="Cambria Math"/>
                  </w:rPr>
                  <m:t>(1)</m:t>
                </m:r>
              </m:e>
            </m:mr>
          </m:m>
        </m:oMath>
      </m:oMathPara>
    </w:p>
    <w:p w14:paraId="790810A9" w14:textId="77777777" w:rsidR="00692B7C" w:rsidRDefault="008C2AF3">
      <w:pPr>
        <w:pStyle w:val="FirstParagraph"/>
        <w:rPr>
          <w:lang w:eastAsia="ja-JP"/>
        </w:rPr>
      </w:pPr>
      <m:oMath>
        <m:r>
          <m:rPr>
            <m:scr m:val="double-struck"/>
            <m:sty m:val="p"/>
          </m:rPr>
          <w:rPr>
            <w:rFonts w:ascii="Cambria Math" w:hAnsi="Cambria Math"/>
            <w:lang w:eastAsia="ja-JP"/>
          </w:rPr>
          <m:t>1</m:t>
        </m:r>
        <m:r>
          <w:rPr>
            <w:rFonts w:ascii="Cambria Math" w:hAnsi="Cambria Math"/>
            <w:lang w:eastAsia="ja-JP"/>
          </w:rPr>
          <m:t>{</m:t>
        </m:r>
        <m:sSub>
          <m:sSubPr>
            <m:ctrlPr>
              <w:rPr>
                <w:rFonts w:ascii="Cambria Math" w:hAnsi="Cambria Math"/>
              </w:rPr>
            </m:ctrlPr>
          </m:sSubPr>
          <m:e>
            <m:r>
              <w:rPr>
                <w:rFonts w:ascii="Cambria Math" w:hAnsi="Cambria Math"/>
                <w:lang w:eastAsia="ja-JP"/>
              </w:rPr>
              <m:t>E</m:t>
            </m:r>
          </m:e>
          <m:sub>
            <m:r>
              <w:rPr>
                <w:rFonts w:ascii="Cambria Math" w:hAnsi="Cambria Math"/>
                <w:lang w:eastAsia="ja-JP"/>
              </w:rPr>
              <m:t>i</m:t>
            </m:r>
          </m:sub>
        </m:sSub>
        <m:r>
          <w:rPr>
            <w:rFonts w:ascii="Cambria Math" w:hAnsi="Cambria Math"/>
            <w:lang w:eastAsia="ja-JP"/>
          </w:rPr>
          <m:t>∈e}</m:t>
        </m:r>
      </m:oMath>
      <w:r>
        <w:rPr>
          <w:lang w:eastAsia="ja-JP"/>
        </w:rPr>
        <w:t xml:space="preserve"> </w:t>
      </w:r>
      <w:r>
        <w:rPr>
          <w:lang w:eastAsia="ja-JP"/>
        </w:rPr>
        <w:t>は島</w:t>
      </w:r>
      <w:r>
        <w:rPr>
          <w:lang w:eastAsia="ja-JP"/>
        </w:rPr>
        <w:t xml:space="preserve"> </w:t>
      </w:r>
      <m:oMath>
        <m:r>
          <w:rPr>
            <w:rFonts w:ascii="Cambria Math" w:hAnsi="Cambria Math"/>
            <w:lang w:eastAsia="ja-JP"/>
          </w:rPr>
          <m:t>i</m:t>
        </m:r>
      </m:oMath>
      <w:r>
        <w:rPr>
          <w:lang w:eastAsia="ja-JP"/>
        </w:rPr>
        <w:t xml:space="preserve"> </w:t>
      </w:r>
      <w:r>
        <w:rPr>
          <w:lang w:eastAsia="ja-JP"/>
        </w:rPr>
        <w:t>の介入時期</w:t>
      </w:r>
      <w:r>
        <w:rPr>
          <w:lang w:eastAsia="ja-JP"/>
        </w:rPr>
        <w:t xml:space="preserve"> </w:t>
      </w:r>
      <m:oMath>
        <m:r>
          <w:rPr>
            <w:rFonts w:ascii="Cambria Math" w:hAnsi="Cambria Math"/>
            <w:lang w:eastAsia="ja-JP"/>
          </w:rPr>
          <m:t>e</m:t>
        </m:r>
      </m:oMath>
      <w:r>
        <w:rPr>
          <w:lang w:eastAsia="ja-JP"/>
        </w:rPr>
        <w:t xml:space="preserve"> </w:t>
      </w:r>
      <w:r>
        <w:rPr>
          <w:lang w:eastAsia="ja-JP"/>
        </w:rPr>
        <w:t>を示すダミー変数であり，</w:t>
      </w:r>
      <m:oMath>
        <m:sSub>
          <m:sSubPr>
            <m:ctrlPr>
              <w:rPr>
                <w:rFonts w:ascii="Cambria Math" w:hAnsi="Cambria Math"/>
              </w:rPr>
            </m:ctrlPr>
          </m:sSubPr>
          <m:e>
            <m:r>
              <w:rPr>
                <w:rFonts w:ascii="Cambria Math" w:hAnsi="Cambria Math"/>
                <w:lang w:eastAsia="ja-JP"/>
              </w:rPr>
              <m:t>β</m:t>
            </m:r>
          </m:e>
          <m:sub>
            <m:r>
              <w:rPr>
                <w:rFonts w:ascii="Cambria Math" w:hAnsi="Cambria Math"/>
                <w:lang w:eastAsia="ja-JP"/>
              </w:rPr>
              <m:t>e</m:t>
            </m:r>
            <m:r>
              <m:rPr>
                <m:scr m:val="script"/>
              </m:rPr>
              <w:rPr>
                <w:rFonts w:ascii="Cambria Math" w:hAnsi="Cambria Math"/>
                <w:lang w:eastAsia="ja-JP"/>
              </w:rPr>
              <m:t>,l</m:t>
            </m:r>
          </m:sub>
        </m:sSub>
      </m:oMath>
      <w:r>
        <w:rPr>
          <w:lang w:eastAsia="ja-JP"/>
        </w:rPr>
        <w:t xml:space="preserve"> </w:t>
      </w:r>
      <w:r>
        <w:rPr>
          <w:lang w:eastAsia="ja-JP"/>
        </w:rPr>
        <w:t>は介入時期</w:t>
      </w:r>
      <w:r>
        <w:rPr>
          <w:lang w:eastAsia="ja-JP"/>
        </w:rPr>
        <w:t xml:space="preserve"> </w:t>
      </w:r>
      <m:oMath>
        <m:r>
          <w:rPr>
            <w:rFonts w:ascii="Cambria Math" w:hAnsi="Cambria Math"/>
            <w:lang w:eastAsia="ja-JP"/>
          </w:rPr>
          <m:t>e</m:t>
        </m:r>
      </m:oMath>
      <w:r>
        <w:rPr>
          <w:lang w:eastAsia="ja-JP"/>
        </w:rPr>
        <w:t xml:space="preserve"> </w:t>
      </w:r>
      <w:r>
        <w:rPr>
          <w:lang w:eastAsia="ja-JP"/>
        </w:rPr>
        <w:t>の島における介入の経過年数</w:t>
      </w:r>
      <w:r>
        <w:rPr>
          <w:lang w:eastAsia="ja-JP"/>
        </w:rPr>
        <w:t xml:space="preserve"> </w:t>
      </w:r>
      <m:oMath>
        <m:r>
          <m:rPr>
            <m:scr m:val="script"/>
          </m:rPr>
          <w:rPr>
            <w:rFonts w:ascii="Cambria Math" w:hAnsi="Cambria Math"/>
            <w:lang w:eastAsia="ja-JP"/>
          </w:rPr>
          <m:t>l</m:t>
        </m:r>
      </m:oMath>
      <w:r>
        <w:rPr>
          <w:lang w:eastAsia="ja-JP"/>
        </w:rPr>
        <w:t xml:space="preserve"> </w:t>
      </w:r>
      <w:r>
        <w:rPr>
          <w:lang w:eastAsia="ja-JP"/>
        </w:rPr>
        <w:t>によって変動する介入効果を示している．架橋には優先順位があり，介入時期が早い島と遅い島では効果が異なると考えるのが現実的だ．例えば効果が高いと見込まれたから早期から介入を受けた等の理由により異質性が生じる可能性が高い．このような状況では上述の</w:t>
      </w:r>
      <w:r>
        <w:rPr>
          <w:lang w:eastAsia="ja-JP"/>
        </w:rPr>
        <w:t xml:space="preserve"> Dynamic TWFE </w:t>
      </w:r>
      <w:r>
        <w:rPr>
          <w:lang w:eastAsia="ja-JP"/>
        </w:rPr>
        <w:t>ではバイアスが生じる．介入を受けた時期に基づいて分類されたものをコホートとし，コホート別に介入効果の事後分布を推定することで</w:t>
      </w:r>
      <w:r>
        <w:rPr>
          <w:lang w:eastAsia="ja-JP"/>
        </w:rPr>
        <w:t xml:space="preserve"> </w:t>
      </w:r>
      <m:oMath>
        <m:r>
          <w:rPr>
            <w:rFonts w:ascii="Cambria Math" w:hAnsi="Cambria Math"/>
            <w:lang w:eastAsia="ja-JP"/>
          </w:rPr>
          <m:t>CAT</m:t>
        </m:r>
        <m:sSub>
          <m:sSubPr>
            <m:ctrlPr>
              <w:rPr>
                <w:rFonts w:ascii="Cambria Math" w:hAnsi="Cambria Math"/>
              </w:rPr>
            </m:ctrlPr>
          </m:sSubPr>
          <m:e>
            <m:r>
              <w:rPr>
                <w:rFonts w:ascii="Cambria Math" w:hAnsi="Cambria Math"/>
                <w:lang w:eastAsia="ja-JP"/>
              </w:rPr>
              <m:t>T</m:t>
            </m:r>
          </m:e>
          <m:sub>
            <m:r>
              <w:rPr>
                <w:rFonts w:ascii="Cambria Math" w:hAnsi="Cambria Math"/>
                <w:lang w:eastAsia="ja-JP"/>
              </w:rPr>
              <m:t>e</m:t>
            </m:r>
            <m:r>
              <m:rPr>
                <m:scr m:val="script"/>
              </m:rPr>
              <w:rPr>
                <w:rFonts w:ascii="Cambria Math" w:hAnsi="Cambria Math"/>
                <w:lang w:eastAsia="ja-JP"/>
              </w:rPr>
              <m:t>,l</m:t>
            </m:r>
          </m:sub>
        </m:sSub>
      </m:oMath>
      <w:r>
        <w:rPr>
          <w:lang w:eastAsia="ja-JP"/>
        </w:rPr>
        <w:t xml:space="preserve"> (Cohort Average Treatment Effect on the Treated) </w:t>
      </w:r>
      <w:r>
        <w:rPr>
          <w:lang w:eastAsia="ja-JP"/>
        </w:rPr>
        <w:t>を得る．その後，各</w:t>
      </w:r>
      <w:r>
        <w:rPr>
          <w:lang w:eastAsia="ja-JP"/>
        </w:rPr>
        <w:t xml:space="preserve"> CATT </w:t>
      </w:r>
      <w:r>
        <w:rPr>
          <w:lang w:eastAsia="ja-JP"/>
        </w:rPr>
        <w:t>を介入からの経過年数で分類し，経過年数別に平均を取る．その事後期待値を</w:t>
      </w:r>
      <w:r>
        <w:rPr>
          <w:lang w:eastAsia="ja-JP"/>
        </w:rPr>
        <w:t xml:space="preserve"> </w:t>
      </w:r>
      <m:oMath>
        <m:r>
          <m:rPr>
            <m:scr m:val="script"/>
          </m:rPr>
          <w:rPr>
            <w:rFonts w:ascii="Cambria Math" w:hAnsi="Cambria Math"/>
            <w:lang w:eastAsia="ja-JP"/>
          </w:rPr>
          <m:t>l</m:t>
        </m:r>
      </m:oMath>
      <w:r>
        <w:rPr>
          <w:lang w:eastAsia="ja-JP"/>
        </w:rPr>
        <w:t xml:space="preserve"> </w:t>
      </w:r>
      <w:r>
        <w:rPr>
          <w:lang w:eastAsia="ja-JP"/>
        </w:rPr>
        <w:t>時点の介入効果の期待値とし，事後標準偏差を</w:t>
      </w:r>
      <w:r>
        <w:rPr>
          <w:lang w:eastAsia="ja-JP"/>
        </w:rPr>
        <w:t xml:space="preserve"> </w:t>
      </w:r>
      <m:oMath>
        <m:r>
          <m:rPr>
            <m:scr m:val="script"/>
          </m:rPr>
          <w:rPr>
            <w:rFonts w:ascii="Cambria Math" w:hAnsi="Cambria Math"/>
            <w:lang w:eastAsia="ja-JP"/>
          </w:rPr>
          <m:t>l</m:t>
        </m:r>
      </m:oMath>
      <w:r>
        <w:rPr>
          <w:lang w:eastAsia="ja-JP"/>
        </w:rPr>
        <w:t xml:space="preserve"> </w:t>
      </w:r>
      <w:r>
        <w:rPr>
          <w:lang w:eastAsia="ja-JP"/>
        </w:rPr>
        <w:t>時点の介入効果の標準偏差とする．</w:t>
      </w:r>
      <w:r>
        <w:rPr>
          <w:lang w:eastAsia="ja-JP"/>
        </w:rPr>
        <w:t xml:space="preserve"> </w:t>
      </w:r>
      <w:r>
        <w:rPr>
          <w:lang w:eastAsia="ja-JP"/>
        </w:rPr>
        <w:t>例えば，</w:t>
      </w:r>
      <m:oMath>
        <m:r>
          <w:rPr>
            <w:rFonts w:ascii="Cambria Math" w:hAnsi="Cambria Math"/>
            <w:lang w:eastAsia="ja-JP"/>
          </w:rPr>
          <m:t>1990</m:t>
        </m:r>
      </m:oMath>
      <w:r>
        <w:rPr>
          <w:lang w:eastAsia="ja-JP"/>
        </w:rPr>
        <w:t xml:space="preserve"> </w:t>
      </w:r>
      <w:r>
        <w:rPr>
          <w:lang w:eastAsia="ja-JP"/>
        </w:rPr>
        <w:t>年に出来た橋の</w:t>
      </w:r>
      <w:r>
        <w:rPr>
          <w:lang w:eastAsia="ja-JP"/>
        </w:rPr>
        <w:t xml:space="preserve"> </w:t>
      </w:r>
      <m:oMath>
        <m:r>
          <w:rPr>
            <w:rFonts w:ascii="Cambria Math" w:hAnsi="Cambria Math"/>
            <w:lang w:eastAsia="ja-JP"/>
          </w:rPr>
          <m:t>5</m:t>
        </m:r>
      </m:oMath>
      <w:r>
        <w:rPr>
          <w:lang w:eastAsia="ja-JP"/>
        </w:rPr>
        <w:t xml:space="preserve"> </w:t>
      </w:r>
      <w:r>
        <w:rPr>
          <w:lang w:eastAsia="ja-JP"/>
        </w:rPr>
        <w:t>年後の効果と</w:t>
      </w:r>
      <w:r>
        <w:rPr>
          <w:lang w:eastAsia="ja-JP"/>
        </w:rPr>
        <w:t xml:space="preserve"> </w:t>
      </w:r>
      <m:oMath>
        <m:r>
          <w:rPr>
            <w:rFonts w:ascii="Cambria Math" w:hAnsi="Cambria Math"/>
            <w:lang w:eastAsia="ja-JP"/>
          </w:rPr>
          <m:t>2000</m:t>
        </m:r>
      </m:oMath>
      <w:r>
        <w:rPr>
          <w:lang w:eastAsia="ja-JP"/>
        </w:rPr>
        <w:t xml:space="preserve"> </w:t>
      </w:r>
      <w:r>
        <w:rPr>
          <w:lang w:eastAsia="ja-JP"/>
        </w:rPr>
        <w:t>年に出来た橋の</w:t>
      </w:r>
      <w:r>
        <w:rPr>
          <w:lang w:eastAsia="ja-JP"/>
        </w:rPr>
        <w:t xml:space="preserve"> </w:t>
      </w:r>
      <m:oMath>
        <m:r>
          <w:rPr>
            <w:rFonts w:ascii="Cambria Math" w:hAnsi="Cambria Math"/>
            <w:lang w:eastAsia="ja-JP"/>
          </w:rPr>
          <m:t>5</m:t>
        </m:r>
      </m:oMath>
      <w:r>
        <w:rPr>
          <w:lang w:eastAsia="ja-JP"/>
        </w:rPr>
        <w:t xml:space="preserve"> </w:t>
      </w:r>
      <w:r>
        <w:rPr>
          <w:lang w:eastAsia="ja-JP"/>
        </w:rPr>
        <w:t>年後の効果を別々に推定した後，それらを平均することによって介入</w:t>
      </w:r>
      <w:r>
        <w:rPr>
          <w:lang w:eastAsia="ja-JP"/>
        </w:rPr>
        <w:t xml:space="preserve"> </w:t>
      </w:r>
      <m:oMath>
        <m:r>
          <w:rPr>
            <w:rFonts w:ascii="Cambria Math" w:hAnsi="Cambria Math"/>
            <w:lang w:eastAsia="ja-JP"/>
          </w:rPr>
          <m:t>5</m:t>
        </m:r>
      </m:oMath>
      <w:r>
        <w:rPr>
          <w:lang w:eastAsia="ja-JP"/>
        </w:rPr>
        <w:t xml:space="preserve"> </w:t>
      </w:r>
      <w:r>
        <w:rPr>
          <w:lang w:eastAsia="ja-JP"/>
        </w:rPr>
        <w:t>年後の効果を推定する．</w:t>
      </w:r>
    </w:p>
    <w:p w14:paraId="45740D6B" w14:textId="77777777" w:rsidR="00692B7C" w:rsidRDefault="008C2AF3">
      <w:pPr>
        <w:pStyle w:val="3"/>
        <w:rPr>
          <w:lang w:eastAsia="ja-JP"/>
        </w:rPr>
      </w:pPr>
      <w:bookmarkStart w:id="113" w:name="外れ値への対処と頑健な推定"/>
      <m:oMath>
        <m:r>
          <m:rPr>
            <m:sty m:val="bi"/>
          </m:rPr>
          <w:rPr>
            <w:rFonts w:ascii="Cambria Math" w:hAnsi="Cambria Math"/>
            <w:lang w:eastAsia="ja-JP"/>
          </w:rPr>
          <m:t>2.4</m:t>
        </m:r>
      </m:oMath>
      <w:r>
        <w:rPr>
          <w:lang w:eastAsia="ja-JP"/>
        </w:rPr>
        <w:t xml:space="preserve"> </w:t>
      </w:r>
      <w:r>
        <w:rPr>
          <w:lang w:eastAsia="ja-JP"/>
        </w:rPr>
        <w:t>外れ値への対処と頑健な推定</w:t>
      </w:r>
      <w:bookmarkEnd w:id="113"/>
    </w:p>
    <w:p w14:paraId="10339C9D" w14:textId="0F6AF21E" w:rsidR="00692B7C" w:rsidRDefault="008C2AF3">
      <w:pPr>
        <w:pStyle w:val="FirstParagraph"/>
        <w:rPr>
          <w:lang w:eastAsia="ja-JP"/>
        </w:rPr>
      </w:pPr>
      <w:r>
        <w:rPr>
          <w:lang w:eastAsia="ja-JP"/>
        </w:rPr>
        <w:t>本稿で使用するモデルでは，外れ値に対する頑健性を確保するた</w:t>
      </w:r>
      <w:r w:rsidR="00232DA2">
        <w:rPr>
          <w:rFonts w:hint="eastAsia"/>
          <w:lang w:eastAsia="ja-JP"/>
        </w:rPr>
        <w:t>め</w:t>
      </w:r>
      <w:r>
        <w:rPr>
          <w:lang w:eastAsia="ja-JP"/>
        </w:rPr>
        <w:t>，被説明変数が</w:t>
      </w:r>
      <w:r>
        <w:rPr>
          <w:lang w:eastAsia="ja-JP"/>
        </w:rPr>
        <w:t xml:space="preserve"> </w:t>
      </w:r>
      <m:oMath>
        <m:r>
          <m:rPr>
            <m:nor/>
          </m:rPr>
          <w:rPr>
            <w:lang w:eastAsia="ja-JP"/>
          </w:rPr>
          <m:t>Student-t</m:t>
        </m:r>
      </m:oMath>
      <w:r>
        <w:rPr>
          <w:lang w:eastAsia="ja-JP"/>
        </w:rPr>
        <w:t xml:space="preserve"> </w:t>
      </w:r>
      <w:r>
        <w:rPr>
          <w:lang w:eastAsia="ja-JP"/>
        </w:rPr>
        <w:t>分布に従うと仮定している．外れ値の影響を評価するため，まず診断的分析としてレバレッジの検討を行う．</w:t>
      </w:r>
    </w:p>
    <w:p w14:paraId="270BE53D" w14:textId="77777777" w:rsidR="00692B7C" w:rsidRDefault="008C2AF3">
      <w:pPr>
        <w:pStyle w:val="a0"/>
        <w:rPr>
          <w:lang w:eastAsia="ja-JP"/>
        </w:rPr>
      </w:pPr>
      <w:r>
        <w:rPr>
          <w:lang w:eastAsia="ja-JP"/>
        </w:rPr>
        <w:t>レバレッジは観測値がデータ全体に与える影響の大きさを示す指標であり，</w:t>
      </w:r>
      <w:r>
        <w:rPr>
          <w:lang w:eastAsia="ja-JP"/>
        </w:rPr>
        <w:t xml:space="preserve"> </w:t>
      </w:r>
      <m:oMath>
        <m:r>
          <w:rPr>
            <w:rFonts w:ascii="Cambria Math" w:hAnsi="Cambria Math"/>
            <w:lang w:eastAsia="ja-JP"/>
          </w:rPr>
          <m:t>0</m:t>
        </m:r>
      </m:oMath>
      <w:r>
        <w:rPr>
          <w:lang w:eastAsia="ja-JP"/>
        </w:rPr>
        <w:t xml:space="preserve"> </w:t>
      </w:r>
      <w:r>
        <w:rPr>
          <w:lang w:eastAsia="ja-JP"/>
        </w:rPr>
        <w:t>から</w:t>
      </w:r>
      <w:r>
        <w:rPr>
          <w:lang w:eastAsia="ja-JP"/>
        </w:rPr>
        <w:t xml:space="preserve"> </w:t>
      </w:r>
      <m:oMath>
        <m:r>
          <w:rPr>
            <w:rFonts w:ascii="Cambria Math" w:hAnsi="Cambria Math"/>
            <w:lang w:eastAsia="ja-JP"/>
          </w:rPr>
          <m:t>1</m:t>
        </m:r>
      </m:oMath>
      <w:r>
        <w:rPr>
          <w:lang w:eastAsia="ja-JP"/>
        </w:rPr>
        <w:t xml:space="preserve"> </w:t>
      </w:r>
      <w:r>
        <w:rPr>
          <w:lang w:eastAsia="ja-JP"/>
        </w:rPr>
        <w:t>の値を取る．値が大きいほどその観測値がデータ全体に与える影響が大きく，潜在的な外れ値である可能性を示唆する．</w:t>
      </w:r>
    </w:p>
    <w:p w14:paraId="0E662377" w14:textId="77777777" w:rsidR="00692B7C" w:rsidRDefault="008C2AF3">
      <w:pPr>
        <w:pStyle w:val="a0"/>
        <w:rPr>
          <w:lang w:eastAsia="ja-JP"/>
        </w:rPr>
      </w:pPr>
      <w:r>
        <w:rPr>
          <w:lang w:eastAsia="ja-JP"/>
        </w:rPr>
        <w:t xml:space="preserve">Hoaglin &amp; Welsch(1978) </w:t>
      </w:r>
      <w:r>
        <w:rPr>
          <w:lang w:eastAsia="ja-JP"/>
        </w:rPr>
        <w:t>に基づき，以下の手順でレバレッジを算出した．</w:t>
      </w:r>
    </w:p>
    <w:p w14:paraId="7F6B3896" w14:textId="77777777" w:rsidR="00692B7C" w:rsidRDefault="008C2AF3">
      <w:pPr>
        <w:pStyle w:val="a0"/>
        <w:rPr>
          <w:lang w:eastAsia="ja-JP"/>
        </w:rPr>
      </w:pPr>
      <w:r>
        <w:rPr>
          <w:lang w:eastAsia="ja-JP"/>
        </w:rPr>
        <w:t>まず，説明変数のデザイン行列</w:t>
      </w:r>
      <w:r>
        <w:rPr>
          <w:lang w:eastAsia="ja-JP"/>
        </w:rPr>
        <w:t xml:space="preserve"> </w:t>
      </w:r>
      <m:oMath>
        <m:r>
          <m:rPr>
            <m:sty m:val="b"/>
          </m:rPr>
          <w:rPr>
            <w:rFonts w:ascii="Cambria Math" w:hAnsi="Cambria Math"/>
            <w:lang w:eastAsia="ja-JP"/>
          </w:rPr>
          <m:t>X</m:t>
        </m:r>
      </m:oMath>
      <w:r>
        <w:rPr>
          <w:lang w:eastAsia="ja-JP"/>
        </w:rPr>
        <w:t xml:space="preserve"> </w:t>
      </w:r>
      <w:r>
        <w:rPr>
          <w:lang w:eastAsia="ja-JP"/>
        </w:rPr>
        <w:t>を用いてハット行列</w:t>
      </w:r>
      <w:r>
        <w:rPr>
          <w:lang w:eastAsia="ja-JP"/>
        </w:rPr>
        <w:t xml:space="preserve"> </w:t>
      </w:r>
      <m:oMath>
        <m:r>
          <m:rPr>
            <m:sty m:val="b"/>
          </m:rPr>
          <w:rPr>
            <w:rFonts w:ascii="Cambria Math" w:hAnsi="Cambria Math"/>
            <w:lang w:eastAsia="ja-JP"/>
          </w:rPr>
          <m:t>H</m:t>
        </m:r>
      </m:oMath>
      <w:r>
        <w:rPr>
          <w:lang w:eastAsia="ja-JP"/>
        </w:rPr>
        <w:t xml:space="preserve"> </w:t>
      </w:r>
      <w:r>
        <w:rPr>
          <w:lang w:eastAsia="ja-JP"/>
        </w:rPr>
        <w:t>を計算する．</w:t>
      </w:r>
    </w:p>
    <w:p w14:paraId="4F66C0B6" w14:textId="77777777" w:rsidR="00692B7C" w:rsidRDefault="008C2AF3">
      <w:pPr>
        <w:pStyle w:val="a0"/>
      </w:pPr>
      <m:oMathPara>
        <m:oMathParaPr>
          <m:jc m:val="center"/>
        </m:oMathParaPr>
        <m:oMath>
          <m:r>
            <m:rPr>
              <m:sty m:val="b"/>
            </m:rPr>
            <w:rPr>
              <w:rFonts w:ascii="Cambria Math" w:hAnsi="Cambria Math"/>
            </w:rPr>
            <m:t>H</m:t>
          </m:r>
          <m:r>
            <w:rPr>
              <w:rFonts w:ascii="Cambria Math" w:hAnsi="Cambria Math"/>
            </w:rPr>
            <m:t>=</m:t>
          </m:r>
          <m:r>
            <m:rPr>
              <m:sty m:val="b"/>
            </m:rPr>
            <w:rPr>
              <w:rFonts w:ascii="Cambria Math" w:hAnsi="Cambria Math"/>
            </w:rPr>
            <m:t>X</m:t>
          </m:r>
          <m:r>
            <w:rPr>
              <w:rFonts w:ascii="Cambria Math" w:hAnsi="Cambria Math"/>
            </w:rPr>
            <m:t>(</m:t>
          </m:r>
          <m:sSup>
            <m:sSupPr>
              <m:ctrlPr>
                <w:rPr>
                  <w:rFonts w:ascii="Cambria Math" w:hAnsi="Cambria Math"/>
                </w:rPr>
              </m:ctrlPr>
            </m:sSupPr>
            <m:e>
              <m:r>
                <m:rPr>
                  <m:sty m:val="b"/>
                </m:rPr>
                <w:rPr>
                  <w:rFonts w:ascii="Cambria Math" w:hAnsi="Cambria Math"/>
                </w:rPr>
                <m:t>X</m:t>
              </m:r>
            </m:e>
            <m:sup>
              <m:r>
                <w:rPr>
                  <w:rFonts w:ascii="Cambria Math" w:hAnsi="Cambria Math"/>
                </w:rPr>
                <m:t>⊤</m:t>
              </m:r>
            </m:sup>
          </m:sSup>
          <m:r>
            <m:rPr>
              <m:sty m:val="b"/>
            </m:rPr>
            <w:rPr>
              <w:rFonts w:ascii="Cambria Math" w:hAnsi="Cambria Math"/>
            </w:rPr>
            <m:t>X</m:t>
          </m:r>
          <m:sSup>
            <m:sSupPr>
              <m:ctrlPr>
                <w:rPr>
                  <w:rFonts w:ascii="Cambria Math" w:hAnsi="Cambria Math"/>
                </w:rPr>
              </m:ctrlPr>
            </m:sSupPr>
            <m:e>
              <m:r>
                <w:rPr>
                  <w:rFonts w:ascii="Cambria Math" w:hAnsi="Cambria Math"/>
                </w:rPr>
                <m:t>)</m:t>
              </m:r>
            </m:e>
            <m:sup>
              <m:r>
                <w:rPr>
                  <w:rFonts w:ascii="Cambria Math" w:hAnsi="Cambria Math"/>
                </w:rPr>
                <m:t>-1</m:t>
              </m:r>
            </m:sup>
          </m:sSup>
          <m:sSup>
            <m:sSupPr>
              <m:ctrlPr>
                <w:rPr>
                  <w:rFonts w:ascii="Cambria Math" w:hAnsi="Cambria Math"/>
                </w:rPr>
              </m:ctrlPr>
            </m:sSupPr>
            <m:e>
              <m:r>
                <m:rPr>
                  <m:sty m:val="b"/>
                </m:rPr>
                <w:rPr>
                  <w:rFonts w:ascii="Cambria Math" w:hAnsi="Cambria Math"/>
                </w:rPr>
                <m:t>X</m:t>
              </m:r>
            </m:e>
            <m:sup>
              <m:r>
                <w:rPr>
                  <w:rFonts w:ascii="Cambria Math" w:hAnsi="Cambria Math"/>
                </w:rPr>
                <m:t>⊤</m:t>
              </m:r>
            </m:sup>
          </m:sSup>
        </m:oMath>
      </m:oMathPara>
    </w:p>
    <w:p w14:paraId="33FBE773" w14:textId="77777777" w:rsidR="00692B7C" w:rsidRDefault="008C2AF3">
      <w:pPr>
        <w:pStyle w:val="FirstParagraph"/>
        <w:rPr>
          <w:lang w:eastAsia="ja-JP"/>
        </w:rPr>
      </w:pPr>
      <w:r>
        <w:rPr>
          <w:lang w:eastAsia="ja-JP"/>
        </w:rPr>
        <w:t>次にハット行列の対角成分を取得し，</w:t>
      </w:r>
      <w:r>
        <w:rPr>
          <w:lang w:eastAsia="ja-JP"/>
        </w:rPr>
        <w:t xml:space="preserve"> </w:t>
      </w:r>
      <m:oMath>
        <m:r>
          <w:rPr>
            <w:rFonts w:ascii="Cambria Math" w:hAnsi="Cambria Math"/>
            <w:lang w:eastAsia="ja-JP"/>
          </w:rPr>
          <m:t>i</m:t>
        </m:r>
      </m:oMath>
      <w:r>
        <w:rPr>
          <w:lang w:eastAsia="ja-JP"/>
        </w:rPr>
        <w:t xml:space="preserve"> </w:t>
      </w:r>
      <w:r>
        <w:rPr>
          <w:lang w:eastAsia="ja-JP"/>
        </w:rPr>
        <w:t>番目の要素を</w:t>
      </w:r>
      <w:r>
        <w:rPr>
          <w:lang w:eastAsia="ja-JP"/>
        </w:rPr>
        <w:t xml:space="preserve"> </w:t>
      </w:r>
      <m:oMath>
        <m:sSub>
          <m:sSubPr>
            <m:ctrlPr>
              <w:rPr>
                <w:rFonts w:ascii="Cambria Math" w:hAnsi="Cambria Math"/>
              </w:rPr>
            </m:ctrlPr>
          </m:sSubPr>
          <m:e>
            <m:r>
              <w:rPr>
                <w:rFonts w:ascii="Cambria Math" w:hAnsi="Cambria Math"/>
                <w:lang w:eastAsia="ja-JP"/>
              </w:rPr>
              <m:t>L</m:t>
            </m:r>
          </m:e>
          <m:sub>
            <m:r>
              <w:rPr>
                <w:rFonts w:ascii="Cambria Math" w:hAnsi="Cambria Math"/>
                <w:lang w:eastAsia="ja-JP"/>
              </w:rPr>
              <m:t>i</m:t>
            </m:r>
          </m:sub>
        </m:sSub>
      </m:oMath>
      <w:r>
        <w:rPr>
          <w:lang w:eastAsia="ja-JP"/>
        </w:rPr>
        <w:t xml:space="preserve"> </w:t>
      </w:r>
      <w:r>
        <w:rPr>
          <w:lang w:eastAsia="ja-JP"/>
        </w:rPr>
        <w:t>として取得する．</w:t>
      </w:r>
    </w:p>
    <w:p w14:paraId="61EAFEBE" w14:textId="77777777" w:rsidR="00692B7C" w:rsidRDefault="00000000">
      <w:pPr>
        <w:pStyle w:val="a0"/>
        <w:rPr>
          <w:lang w:eastAsia="ja-JP"/>
        </w:rPr>
      </w:pPr>
      <m:oMathPara>
        <m:oMathParaPr>
          <m:jc m:val="center"/>
        </m:oMathParaPr>
        <m:oMath>
          <m:sSub>
            <m:sSubPr>
              <m:ctrlPr>
                <w:rPr>
                  <w:rFonts w:ascii="Cambria Math" w:hAnsi="Cambria Math"/>
                </w:rPr>
              </m:ctrlPr>
            </m:sSubPr>
            <m:e>
              <m:r>
                <m:rPr>
                  <m:nor/>
                </m:rPr>
                <w:rPr>
                  <w:lang w:eastAsia="ja-JP"/>
                </w:rPr>
                <m:t>L</m:t>
              </m:r>
            </m:e>
            <m:sub>
              <m:r>
                <w:rPr>
                  <w:rFonts w:ascii="Cambria Math" w:hAnsi="Cambria Math"/>
                  <w:lang w:eastAsia="ja-JP"/>
                </w:rPr>
                <m:t>i</m:t>
              </m:r>
            </m:sub>
          </m:sSub>
          <m:r>
            <w:rPr>
              <w:rFonts w:ascii="Cambria Math" w:hAnsi="Cambria Math"/>
              <w:lang w:eastAsia="ja-JP"/>
            </w:rPr>
            <m:t>=</m:t>
          </m:r>
          <m:sSub>
            <m:sSubPr>
              <m:ctrlPr>
                <w:rPr>
                  <w:rFonts w:ascii="Cambria Math" w:hAnsi="Cambria Math"/>
                </w:rPr>
              </m:ctrlPr>
            </m:sSubPr>
            <m:e>
              <m:r>
                <w:rPr>
                  <w:rFonts w:ascii="Cambria Math" w:hAnsi="Cambria Math"/>
                  <w:lang w:eastAsia="ja-JP"/>
                </w:rPr>
                <m:t>h</m:t>
              </m:r>
            </m:e>
            <m:sub>
              <m:r>
                <w:rPr>
                  <w:rFonts w:ascii="Cambria Math" w:hAnsi="Cambria Math"/>
                  <w:lang w:eastAsia="ja-JP"/>
                </w:rPr>
                <m:t>ii</m:t>
              </m:r>
            </m:sub>
          </m:sSub>
        </m:oMath>
      </m:oMathPara>
    </w:p>
    <w:p w14:paraId="0F3BA24F" w14:textId="77777777" w:rsidR="00692B7C" w:rsidRDefault="008C2AF3">
      <w:pPr>
        <w:pStyle w:val="FirstParagraph"/>
        <w:rPr>
          <w:lang w:eastAsia="ja-JP"/>
        </w:rPr>
      </w:pPr>
      <w:r>
        <w:rPr>
          <w:lang w:eastAsia="ja-JP"/>
        </w:rPr>
        <w:t>算出されたレバレッジの基本統計量と分布は以下の通りだ．</w:t>
      </w:r>
    </w:p>
    <w:p w14:paraId="19DBB265" w14:textId="3FEDF2A6" w:rsidR="00232DA2" w:rsidDel="00A63C91" w:rsidRDefault="00232DA2" w:rsidP="00232DA2">
      <w:pPr>
        <w:pStyle w:val="a0"/>
        <w:rPr>
          <w:del w:id="114" w:author="tomoyoshi yabu" w:date="2025-01-15T09:57:00Z" w16du:dateUtc="2025-01-15T00:57:00Z"/>
          <w:lang w:eastAsia="ja-JP"/>
        </w:rPr>
      </w:pPr>
    </w:p>
    <w:p w14:paraId="68888D7E" w14:textId="2682A75E" w:rsidR="00232DA2" w:rsidRPr="00232DA2" w:rsidDel="00A63C91" w:rsidRDefault="00232DA2" w:rsidP="00232DA2">
      <w:pPr>
        <w:pStyle w:val="a0"/>
        <w:rPr>
          <w:del w:id="115" w:author="tomoyoshi yabu" w:date="2025-01-15T09:57:00Z" w16du:dateUtc="2025-01-15T00:57:00Z"/>
          <w:lang w:eastAsia="ja-JP"/>
        </w:rPr>
      </w:pPr>
      <w:commentRangeStart w:id="116"/>
    </w:p>
    <w:tbl>
      <w:tblPr>
        <w:tblStyle w:val="Table"/>
        <w:tblW w:w="0" w:type="pct"/>
        <w:tblLook w:val="07E0" w:firstRow="1" w:lastRow="1" w:firstColumn="1" w:lastColumn="1" w:noHBand="1" w:noVBand="1"/>
      </w:tblPr>
      <w:tblGrid>
        <w:gridCol w:w="725"/>
        <w:gridCol w:w="1056"/>
        <w:gridCol w:w="725"/>
        <w:gridCol w:w="725"/>
        <w:gridCol w:w="725"/>
      </w:tblGrid>
      <w:tr w:rsidR="00692B7C" w:rsidDel="00A63C91" w14:paraId="2172D363" w14:textId="6DC73845">
        <w:trPr>
          <w:del w:id="117" w:author="tomoyoshi yabu" w:date="2025-01-15T09:57:00Z" w16du:dateUtc="2025-01-15T00:57:00Z"/>
        </w:trPr>
        <w:tc>
          <w:tcPr>
            <w:tcW w:w="0" w:type="auto"/>
            <w:tcBorders>
              <w:bottom w:val="single" w:sz="0" w:space="0" w:color="auto"/>
            </w:tcBorders>
            <w:vAlign w:val="bottom"/>
          </w:tcPr>
          <w:p w14:paraId="7DCE57A9" w14:textId="3C058839" w:rsidR="00692B7C" w:rsidDel="00A63C91" w:rsidRDefault="008C2AF3">
            <w:pPr>
              <w:pStyle w:val="Compact"/>
              <w:jc w:val="center"/>
              <w:rPr>
                <w:del w:id="118" w:author="tomoyoshi yabu" w:date="2025-01-15T09:57:00Z" w16du:dateUtc="2025-01-15T00:57:00Z"/>
              </w:rPr>
            </w:pPr>
            <w:del w:id="119" w:author="tomoyoshi yabu" w:date="2025-01-15T09:57:00Z" w16du:dateUtc="2025-01-15T00:57:00Z">
              <w:r w:rsidDel="00A63C91">
                <w:delText>平均</w:delText>
              </w:r>
            </w:del>
          </w:p>
        </w:tc>
        <w:tc>
          <w:tcPr>
            <w:tcW w:w="0" w:type="auto"/>
            <w:tcBorders>
              <w:bottom w:val="single" w:sz="0" w:space="0" w:color="auto"/>
            </w:tcBorders>
            <w:vAlign w:val="bottom"/>
          </w:tcPr>
          <w:p w14:paraId="7005D99D" w14:textId="4D2B60C5" w:rsidR="00692B7C" w:rsidDel="00A63C91" w:rsidRDefault="008C2AF3">
            <w:pPr>
              <w:pStyle w:val="Compact"/>
              <w:jc w:val="center"/>
              <w:rPr>
                <w:del w:id="120" w:author="tomoyoshi yabu" w:date="2025-01-15T09:57:00Z" w16du:dateUtc="2025-01-15T00:57:00Z"/>
              </w:rPr>
            </w:pPr>
            <w:del w:id="121" w:author="tomoyoshi yabu" w:date="2025-01-15T09:57:00Z" w16du:dateUtc="2025-01-15T00:57:00Z">
              <w:r w:rsidDel="00A63C91">
                <w:delText>標準偏差</w:delText>
              </w:r>
            </w:del>
          </w:p>
        </w:tc>
        <w:tc>
          <w:tcPr>
            <w:tcW w:w="0" w:type="auto"/>
            <w:tcBorders>
              <w:bottom w:val="single" w:sz="0" w:space="0" w:color="auto"/>
            </w:tcBorders>
            <w:vAlign w:val="bottom"/>
          </w:tcPr>
          <w:p w14:paraId="2B7A598B" w14:textId="03A86681" w:rsidR="00692B7C" w:rsidDel="00A63C91" w:rsidRDefault="008C2AF3">
            <w:pPr>
              <w:pStyle w:val="Compact"/>
              <w:jc w:val="center"/>
              <w:rPr>
                <w:del w:id="122" w:author="tomoyoshi yabu" w:date="2025-01-15T09:57:00Z" w16du:dateUtc="2025-01-15T00:57:00Z"/>
              </w:rPr>
            </w:pPr>
            <w:del w:id="123" w:author="tomoyoshi yabu" w:date="2025-01-15T09:57:00Z" w16du:dateUtc="2025-01-15T00:57:00Z">
              <w:r w:rsidDel="00A63C91">
                <w:delText>最小</w:delText>
              </w:r>
            </w:del>
          </w:p>
        </w:tc>
        <w:tc>
          <w:tcPr>
            <w:tcW w:w="0" w:type="auto"/>
            <w:tcBorders>
              <w:bottom w:val="single" w:sz="0" w:space="0" w:color="auto"/>
            </w:tcBorders>
            <w:vAlign w:val="bottom"/>
          </w:tcPr>
          <w:p w14:paraId="0FC9E691" w14:textId="042AD101" w:rsidR="00692B7C" w:rsidDel="00A63C91" w:rsidRDefault="008C2AF3">
            <w:pPr>
              <w:pStyle w:val="Compact"/>
              <w:jc w:val="center"/>
              <w:rPr>
                <w:del w:id="124" w:author="tomoyoshi yabu" w:date="2025-01-15T09:57:00Z" w16du:dateUtc="2025-01-15T00:57:00Z"/>
              </w:rPr>
            </w:pPr>
            <w:del w:id="125" w:author="tomoyoshi yabu" w:date="2025-01-15T09:57:00Z" w16du:dateUtc="2025-01-15T00:57:00Z">
              <w:r w:rsidDel="00A63C91">
                <w:delText>中央</w:delText>
              </w:r>
            </w:del>
          </w:p>
        </w:tc>
        <w:tc>
          <w:tcPr>
            <w:tcW w:w="0" w:type="auto"/>
            <w:tcBorders>
              <w:bottom w:val="single" w:sz="0" w:space="0" w:color="auto"/>
            </w:tcBorders>
            <w:vAlign w:val="bottom"/>
          </w:tcPr>
          <w:p w14:paraId="4F9EFD93" w14:textId="28A57005" w:rsidR="00692B7C" w:rsidDel="00A63C91" w:rsidRDefault="008C2AF3">
            <w:pPr>
              <w:pStyle w:val="Compact"/>
              <w:jc w:val="center"/>
              <w:rPr>
                <w:del w:id="126" w:author="tomoyoshi yabu" w:date="2025-01-15T09:57:00Z" w16du:dateUtc="2025-01-15T00:57:00Z"/>
              </w:rPr>
            </w:pPr>
            <w:del w:id="127" w:author="tomoyoshi yabu" w:date="2025-01-15T09:57:00Z" w16du:dateUtc="2025-01-15T00:57:00Z">
              <w:r w:rsidDel="00A63C91">
                <w:delText>最大</w:delText>
              </w:r>
            </w:del>
          </w:p>
        </w:tc>
      </w:tr>
      <w:tr w:rsidR="00692B7C" w:rsidDel="00A63C91" w14:paraId="587FE3C1" w14:textId="15A194B2">
        <w:trPr>
          <w:del w:id="128" w:author="tomoyoshi yabu" w:date="2025-01-15T09:57:00Z" w16du:dateUtc="2025-01-15T00:57:00Z"/>
        </w:trPr>
        <w:tc>
          <w:tcPr>
            <w:tcW w:w="0" w:type="auto"/>
          </w:tcPr>
          <w:p w14:paraId="4D242E6B" w14:textId="7536734B" w:rsidR="00692B7C" w:rsidDel="00A63C91" w:rsidRDefault="008C2AF3">
            <w:pPr>
              <w:pStyle w:val="Compact"/>
              <w:jc w:val="center"/>
              <w:rPr>
                <w:del w:id="129" w:author="tomoyoshi yabu" w:date="2025-01-15T09:57:00Z" w16du:dateUtc="2025-01-15T00:57:00Z"/>
              </w:rPr>
            </w:pPr>
            <m:oMathPara>
              <m:oMath>
                <m:r>
                  <w:del w:id="130" w:author="tomoyoshi yabu" w:date="2025-01-15T09:57:00Z" w16du:dateUtc="2025-01-15T00:57:00Z">
                    <w:rPr>
                      <w:rFonts w:ascii="Cambria Math" w:hAnsi="Cambria Math"/>
                    </w:rPr>
                    <m:t>0.115</m:t>
                  </w:del>
                </m:r>
              </m:oMath>
            </m:oMathPara>
          </w:p>
        </w:tc>
        <w:tc>
          <w:tcPr>
            <w:tcW w:w="0" w:type="auto"/>
          </w:tcPr>
          <w:p w14:paraId="00159438" w14:textId="1273AF2E" w:rsidR="00692B7C" w:rsidDel="00A63C91" w:rsidRDefault="008C2AF3">
            <w:pPr>
              <w:pStyle w:val="Compact"/>
              <w:jc w:val="center"/>
              <w:rPr>
                <w:del w:id="131" w:author="tomoyoshi yabu" w:date="2025-01-15T09:57:00Z" w16du:dateUtc="2025-01-15T00:57:00Z"/>
              </w:rPr>
            </w:pPr>
            <m:oMathPara>
              <m:oMath>
                <m:r>
                  <w:del w:id="132" w:author="tomoyoshi yabu" w:date="2025-01-15T09:57:00Z" w16du:dateUtc="2025-01-15T00:57:00Z">
                    <w:rPr>
                      <w:rFonts w:ascii="Cambria Math" w:hAnsi="Cambria Math"/>
                    </w:rPr>
                    <m:t>0.032</m:t>
                  </w:del>
                </m:r>
              </m:oMath>
            </m:oMathPara>
          </w:p>
        </w:tc>
        <w:tc>
          <w:tcPr>
            <w:tcW w:w="0" w:type="auto"/>
          </w:tcPr>
          <w:p w14:paraId="56E3D78C" w14:textId="536A1856" w:rsidR="00692B7C" w:rsidDel="00A63C91" w:rsidRDefault="008C2AF3">
            <w:pPr>
              <w:pStyle w:val="Compact"/>
              <w:jc w:val="center"/>
              <w:rPr>
                <w:del w:id="133" w:author="tomoyoshi yabu" w:date="2025-01-15T09:57:00Z" w16du:dateUtc="2025-01-15T00:57:00Z"/>
              </w:rPr>
            </w:pPr>
            <m:oMathPara>
              <m:oMath>
                <m:r>
                  <w:del w:id="134" w:author="tomoyoshi yabu" w:date="2025-01-15T09:57:00Z" w16du:dateUtc="2025-01-15T00:57:00Z">
                    <w:rPr>
                      <w:rFonts w:ascii="Cambria Math" w:hAnsi="Cambria Math"/>
                    </w:rPr>
                    <m:t>0.093</m:t>
                  </w:del>
                </m:r>
              </m:oMath>
            </m:oMathPara>
          </w:p>
        </w:tc>
        <w:tc>
          <w:tcPr>
            <w:tcW w:w="0" w:type="auto"/>
          </w:tcPr>
          <w:p w14:paraId="7DD10055" w14:textId="012BA4E8" w:rsidR="00692B7C" w:rsidDel="00A63C91" w:rsidRDefault="008C2AF3">
            <w:pPr>
              <w:pStyle w:val="Compact"/>
              <w:jc w:val="center"/>
              <w:rPr>
                <w:del w:id="135" w:author="tomoyoshi yabu" w:date="2025-01-15T09:57:00Z" w16du:dateUtc="2025-01-15T00:57:00Z"/>
              </w:rPr>
            </w:pPr>
            <m:oMathPara>
              <m:oMath>
                <m:r>
                  <w:del w:id="136" w:author="tomoyoshi yabu" w:date="2025-01-15T09:57:00Z" w16du:dateUtc="2025-01-15T00:57:00Z">
                    <w:rPr>
                      <w:rFonts w:ascii="Cambria Math" w:hAnsi="Cambria Math"/>
                    </w:rPr>
                    <m:t>0.106</m:t>
                  </w:del>
                </m:r>
              </m:oMath>
            </m:oMathPara>
          </w:p>
        </w:tc>
        <w:tc>
          <w:tcPr>
            <w:tcW w:w="0" w:type="auto"/>
          </w:tcPr>
          <w:p w14:paraId="5606A8A0" w14:textId="05B1EB6E" w:rsidR="00692B7C" w:rsidDel="00A63C91" w:rsidRDefault="008C2AF3">
            <w:pPr>
              <w:pStyle w:val="Compact"/>
              <w:jc w:val="center"/>
              <w:rPr>
                <w:del w:id="137" w:author="tomoyoshi yabu" w:date="2025-01-15T09:57:00Z" w16du:dateUtc="2025-01-15T00:57:00Z"/>
              </w:rPr>
            </w:pPr>
            <m:oMathPara>
              <m:oMath>
                <m:r>
                  <w:del w:id="138" w:author="tomoyoshi yabu" w:date="2025-01-15T09:57:00Z" w16du:dateUtc="2025-01-15T00:57:00Z">
                    <w:rPr>
                      <w:rFonts w:ascii="Cambria Math" w:hAnsi="Cambria Math"/>
                    </w:rPr>
                    <m:t>0.388</m:t>
                  </w:del>
                </m:r>
              </m:oMath>
            </m:oMathPara>
          </w:p>
        </w:tc>
      </w:tr>
    </w:tbl>
    <w:commentRangeEnd w:id="116"/>
    <w:p w14:paraId="3D5156F4" w14:textId="77777777" w:rsidR="00692B7C" w:rsidRDefault="00A63C91">
      <w:pPr>
        <w:pStyle w:val="CaptionedFigure"/>
      </w:pPr>
      <w:r>
        <w:rPr>
          <w:rStyle w:val="af1"/>
        </w:rPr>
        <w:lastRenderedPageBreak/>
        <w:commentReference w:id="116"/>
      </w:r>
      <w:r w:rsidR="008C2AF3">
        <w:rPr>
          <w:noProof/>
        </w:rPr>
        <w:drawing>
          <wp:inline distT="0" distB="0" distL="0" distR="0" wp14:anchorId="2D2B72AE" wp14:editId="76DB4896">
            <wp:extent cx="5334000" cy="3483428"/>
            <wp:effectExtent l="0" t="0" r="0" b="0"/>
            <wp:docPr id="1010602643" name="Picture" descr="レバレッジの分布"/>
            <wp:cNvGraphicFramePr/>
            <a:graphic xmlns:a="http://schemas.openxmlformats.org/drawingml/2006/main">
              <a:graphicData uri="http://schemas.openxmlformats.org/drawingml/2006/picture">
                <pic:pic xmlns:pic="http://schemas.openxmlformats.org/drawingml/2006/picture">
                  <pic:nvPicPr>
                    <pic:cNvPr id="0" name="Picture" descr="../figures/define_models/leverage.png"/>
                    <pic:cNvPicPr>
                      <a:picLocks noChangeAspect="1" noChangeArrowheads="1"/>
                    </pic:cNvPicPr>
                  </pic:nvPicPr>
                  <pic:blipFill>
                    <a:blip r:embed="rId17"/>
                    <a:stretch>
                      <a:fillRect/>
                    </a:stretch>
                  </pic:blipFill>
                  <pic:spPr bwMode="auto">
                    <a:xfrm>
                      <a:off x="0" y="0"/>
                      <a:ext cx="5334000" cy="3483428"/>
                    </a:xfrm>
                    <a:prstGeom prst="rect">
                      <a:avLst/>
                    </a:prstGeom>
                    <a:noFill/>
                    <a:ln w="9525">
                      <a:noFill/>
                      <a:headEnd/>
                      <a:tailEnd/>
                    </a:ln>
                  </pic:spPr>
                </pic:pic>
              </a:graphicData>
            </a:graphic>
          </wp:inline>
        </w:drawing>
      </w:r>
    </w:p>
    <w:p w14:paraId="7481A16F" w14:textId="77777777" w:rsidR="00692B7C" w:rsidRDefault="008C2AF3">
      <w:pPr>
        <w:pStyle w:val="ImageCaption"/>
        <w:rPr>
          <w:lang w:eastAsia="ja-JP"/>
        </w:rPr>
      </w:pPr>
      <w:r>
        <w:rPr>
          <w:lang w:eastAsia="ja-JP"/>
        </w:rPr>
        <w:t>レバレッジの分布</w:t>
      </w:r>
    </w:p>
    <w:p w14:paraId="2C1B1483" w14:textId="77777777" w:rsidR="00692B7C" w:rsidRDefault="008C2AF3" w:rsidP="005C6D4F">
      <w:pPr>
        <w:pStyle w:val="aa"/>
        <w:rPr>
          <w:lang w:eastAsia="ja-JP"/>
        </w:rPr>
      </w:pPr>
      <w:r>
        <w:rPr>
          <w:lang w:eastAsia="ja-JP"/>
        </w:rPr>
        <w:t>注</w:t>
      </w:r>
      <w:r>
        <w:rPr>
          <w:lang w:eastAsia="ja-JP"/>
        </w:rPr>
        <w:t xml:space="preserve">: </w:t>
      </w:r>
      <w:r>
        <w:rPr>
          <w:lang w:eastAsia="ja-JP"/>
        </w:rPr>
        <w:t>データを元に筆者作成</w:t>
      </w:r>
    </w:p>
    <w:p w14:paraId="25EEC2BA" w14:textId="77777777" w:rsidR="00692B7C" w:rsidRDefault="008C2AF3" w:rsidP="00A63C91">
      <w:pPr>
        <w:pStyle w:val="a0"/>
        <w:ind w:firstLineChars="100" w:firstLine="210"/>
        <w:rPr>
          <w:lang w:eastAsia="ja-JP"/>
        </w:rPr>
        <w:pPrChange w:id="139" w:author="tomoyoshi yabu" w:date="2025-01-15T09:58:00Z" w16du:dateUtc="2025-01-15T00:58:00Z">
          <w:pPr>
            <w:pStyle w:val="a0"/>
          </w:pPr>
        </w:pPrChange>
      </w:pPr>
      <w:r>
        <w:rPr>
          <w:lang w:eastAsia="ja-JP"/>
        </w:rPr>
        <w:t>図において，横軸は観測番号，縦軸はレバレッジを示す．各水平線は下から順に平均レバレッジ，平均の</w:t>
      </w:r>
      <w:r>
        <w:rPr>
          <w:lang w:eastAsia="ja-JP"/>
        </w:rPr>
        <w:t xml:space="preserve"> </w:t>
      </w:r>
      <m:oMath>
        <m:r>
          <w:rPr>
            <w:rFonts w:ascii="Cambria Math" w:hAnsi="Cambria Math"/>
            <w:lang w:eastAsia="ja-JP"/>
          </w:rPr>
          <m:t>2</m:t>
        </m:r>
      </m:oMath>
      <w:r>
        <w:rPr>
          <w:lang w:eastAsia="ja-JP"/>
        </w:rPr>
        <w:t xml:space="preserve"> </w:t>
      </w:r>
      <w:r>
        <w:rPr>
          <w:lang w:eastAsia="ja-JP"/>
        </w:rPr>
        <w:t>倍，</w:t>
      </w:r>
      <m:oMath>
        <m:r>
          <w:rPr>
            <w:rFonts w:ascii="Cambria Math" w:hAnsi="Cambria Math"/>
            <w:lang w:eastAsia="ja-JP"/>
          </w:rPr>
          <m:t>3</m:t>
        </m:r>
      </m:oMath>
      <w:r>
        <w:rPr>
          <w:lang w:eastAsia="ja-JP"/>
        </w:rPr>
        <w:t xml:space="preserve"> </w:t>
      </w:r>
      <w:r>
        <w:rPr>
          <w:lang w:eastAsia="ja-JP"/>
        </w:rPr>
        <w:t>倍の値を示している．</w:t>
      </w:r>
      <w:commentRangeStart w:id="140"/>
      <w:r>
        <w:rPr>
          <w:lang w:eastAsia="ja-JP"/>
        </w:rPr>
        <w:t>一般的に平均レバレッジの</w:t>
      </w:r>
      <w:r>
        <w:rPr>
          <w:lang w:eastAsia="ja-JP"/>
        </w:rPr>
        <w:t xml:space="preserve"> </w:t>
      </w:r>
      <m:oMath>
        <m:r>
          <w:rPr>
            <w:rFonts w:ascii="Cambria Math" w:hAnsi="Cambria Math"/>
            <w:lang w:eastAsia="ja-JP"/>
          </w:rPr>
          <m:t>2</m:t>
        </m:r>
      </m:oMath>
      <w:r>
        <w:rPr>
          <w:lang w:eastAsia="ja-JP"/>
        </w:rPr>
        <w:t xml:space="preserve"> </w:t>
      </w:r>
      <w:r>
        <w:rPr>
          <w:lang w:eastAsia="ja-JP"/>
        </w:rPr>
        <w:t>から</w:t>
      </w:r>
      <w:r>
        <w:rPr>
          <w:lang w:eastAsia="ja-JP"/>
        </w:rPr>
        <w:t xml:space="preserve"> </w:t>
      </w:r>
      <m:oMath>
        <m:r>
          <w:rPr>
            <w:rFonts w:ascii="Cambria Math" w:hAnsi="Cambria Math"/>
            <w:lang w:eastAsia="ja-JP"/>
          </w:rPr>
          <m:t>3</m:t>
        </m:r>
      </m:oMath>
      <w:r>
        <w:rPr>
          <w:lang w:eastAsia="ja-JP"/>
        </w:rPr>
        <w:t xml:space="preserve"> </w:t>
      </w:r>
      <w:r>
        <w:rPr>
          <w:lang w:eastAsia="ja-JP"/>
        </w:rPr>
        <w:t>倍を超える観測値は外れ値として扱われる．</w:t>
      </w:r>
      <w:commentRangeEnd w:id="140"/>
      <w:r w:rsidR="00A63C91">
        <w:rPr>
          <w:rStyle w:val="af1"/>
        </w:rPr>
        <w:commentReference w:id="140"/>
      </w:r>
      <w:r>
        <w:rPr>
          <w:lang w:eastAsia="ja-JP"/>
        </w:rPr>
        <w:t>本データセットでは平均の</w:t>
      </w:r>
      <w:r>
        <w:rPr>
          <w:lang w:eastAsia="ja-JP"/>
        </w:rPr>
        <w:t xml:space="preserve"> </w:t>
      </w:r>
      <m:oMath>
        <m:r>
          <w:rPr>
            <w:rFonts w:ascii="Cambria Math" w:hAnsi="Cambria Math"/>
            <w:lang w:eastAsia="ja-JP"/>
          </w:rPr>
          <m:t>3</m:t>
        </m:r>
      </m:oMath>
      <w:r>
        <w:rPr>
          <w:lang w:eastAsia="ja-JP"/>
        </w:rPr>
        <w:t xml:space="preserve"> </w:t>
      </w:r>
      <w:r>
        <w:rPr>
          <w:lang w:eastAsia="ja-JP"/>
        </w:rPr>
        <w:t>倍を超える観測値が</w:t>
      </w:r>
      <w:r>
        <w:rPr>
          <w:lang w:eastAsia="ja-JP"/>
        </w:rPr>
        <w:t xml:space="preserve"> </w:t>
      </w:r>
      <m:oMath>
        <m:r>
          <w:rPr>
            <w:rFonts w:ascii="Cambria Math" w:hAnsi="Cambria Math"/>
            <w:lang w:eastAsia="ja-JP"/>
          </w:rPr>
          <m:t>6</m:t>
        </m:r>
      </m:oMath>
      <w:r>
        <w:rPr>
          <w:lang w:eastAsia="ja-JP"/>
        </w:rPr>
        <w:t xml:space="preserve"> </w:t>
      </w:r>
      <w:r>
        <w:rPr>
          <w:lang w:eastAsia="ja-JP"/>
        </w:rPr>
        <w:t>個検出されたため，これらを外れ値とみなす．このような外れ値が存在する場合，通常の正規分布を仮定したモデルでは推定結果が大きく歪む可能性がある．外れ値を除外する方法も考えられるが，重要な情報の損失を招く恐れがあるため，本稿では以下のように</w:t>
      </w:r>
      <w:r>
        <w:rPr>
          <w:lang w:eastAsia="ja-JP"/>
        </w:rPr>
        <w:t xml:space="preserve"> </w:t>
      </w:r>
      <m:oMath>
        <m:r>
          <m:rPr>
            <m:nor/>
          </m:rPr>
          <w:rPr>
            <w:lang w:eastAsia="ja-JP"/>
          </w:rPr>
          <m:t>Student-t</m:t>
        </m:r>
      </m:oMath>
      <w:r>
        <w:rPr>
          <w:lang w:eastAsia="ja-JP"/>
        </w:rPr>
        <w:t xml:space="preserve"> </w:t>
      </w:r>
      <w:r>
        <w:rPr>
          <w:lang w:eastAsia="ja-JP"/>
        </w:rPr>
        <w:t>分布を用いたロバスト推定を採用する．</w:t>
      </w:r>
    </w:p>
    <w:p w14:paraId="53B12AF1" w14:textId="77777777" w:rsidR="00692B7C" w:rsidRDefault="00000000">
      <w:pPr>
        <w:pStyle w:val="a0"/>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log</m:t>
                </m:r>
                <m:sSub>
                  <m:sSubPr>
                    <m:ctrlPr>
                      <w:rPr>
                        <w:rFonts w:ascii="Cambria Math" w:hAnsi="Cambria Math"/>
                      </w:rPr>
                    </m:ctrlPr>
                  </m:sSubPr>
                  <m:e>
                    <m:r>
                      <w:rPr>
                        <w:rFonts w:ascii="Cambria Math" w:hAnsi="Cambria Math"/>
                      </w:rPr>
                      <m:t>Y</m:t>
                    </m:r>
                  </m:e>
                  <m:sub>
                    <m:r>
                      <w:rPr>
                        <w:rFonts w:ascii="Cambria Math" w:hAnsi="Cambria Math"/>
                      </w:rPr>
                      <m:t>it</m:t>
                    </m:r>
                  </m:sub>
                </m:sSub>
              </m:e>
              <m:e>
                <m:r>
                  <w:rPr>
                    <w:rFonts w:ascii="Cambria Math" w:hAnsi="Cambria Math"/>
                  </w:rPr>
                  <m:t>∼</m:t>
                </m:r>
                <m:r>
                  <m:rPr>
                    <m:nor/>
                  </m:rPr>
                  <m:t>Student-t</m:t>
                </m:r>
                <m:r>
                  <w:rPr>
                    <w:rFonts w:ascii="Cambria Math" w:hAnsi="Cambria Math"/>
                  </w:rPr>
                  <m:t>(ν,</m:t>
                </m:r>
                <m:sSub>
                  <m:sSubPr>
                    <m:ctrlPr>
                      <w:rPr>
                        <w:rFonts w:ascii="Cambria Math" w:hAnsi="Cambria Math"/>
                      </w:rPr>
                    </m:ctrlPr>
                  </m:sSubPr>
                  <m:e>
                    <m:r>
                      <w:rPr>
                        <w:rFonts w:ascii="Cambria Math" w:hAnsi="Cambria Math"/>
                      </w:rPr>
                      <m:t>μ</m:t>
                    </m:r>
                  </m:e>
                  <m:sub>
                    <m:r>
                      <w:rPr>
                        <w:rFonts w:ascii="Cambria Math" w:hAnsi="Cambria Math"/>
                      </w:rPr>
                      <m:t>it</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m:t>
                </m:r>
              </m:e>
            </m:mr>
            <m:mr>
              <m:e>
                <m:r>
                  <w:rPr>
                    <w:rFonts w:ascii="Cambria Math" w:hAnsi="Cambria Math"/>
                  </w:rPr>
                  <m:t>ν</m:t>
                </m:r>
              </m:e>
              <m:e>
                <m:r>
                  <w:rPr>
                    <w:rFonts w:ascii="Cambria Math" w:hAnsi="Cambria Math"/>
                  </w:rPr>
                  <m:t>∼</m:t>
                </m:r>
                <m:r>
                  <m:rPr>
                    <m:nor/>
                  </m:rPr>
                  <m:t>Gamma</m:t>
                </m:r>
                <m:r>
                  <w:rPr>
                    <w:rFonts w:ascii="Cambria Math" w:hAnsi="Cambria Math"/>
                  </w:rPr>
                  <m:t>(2,0.1)</m:t>
                </m:r>
              </m:e>
            </m:mr>
          </m:m>
        </m:oMath>
      </m:oMathPara>
    </w:p>
    <w:p w14:paraId="4EC9436E" w14:textId="77777777" w:rsidR="00692B7C" w:rsidRDefault="008C2AF3">
      <w:pPr>
        <w:pStyle w:val="FirstParagraph"/>
        <w:rPr>
          <w:rFonts w:hint="eastAsia"/>
          <w:lang w:eastAsia="ja-JP"/>
        </w:rPr>
      </w:pPr>
      <m:oMath>
        <m:r>
          <m:rPr>
            <m:nor/>
          </m:rPr>
          <w:rPr>
            <w:lang w:eastAsia="ja-JP"/>
          </w:rPr>
          <m:t>Student-t</m:t>
        </m:r>
      </m:oMath>
      <w:r>
        <w:rPr>
          <w:lang w:eastAsia="ja-JP"/>
        </w:rPr>
        <w:t xml:space="preserve"> </w:t>
      </w:r>
      <w:r>
        <w:rPr>
          <w:lang w:eastAsia="ja-JP"/>
        </w:rPr>
        <w:t>分布は，自由度</w:t>
      </w:r>
      <w:r>
        <w:rPr>
          <w:lang w:eastAsia="ja-JP"/>
        </w:rPr>
        <w:t xml:space="preserve"> </w:t>
      </w:r>
      <m:oMath>
        <m:r>
          <w:rPr>
            <w:rFonts w:ascii="Cambria Math" w:hAnsi="Cambria Math"/>
            <w:lang w:eastAsia="ja-JP"/>
          </w:rPr>
          <m:t>ν</m:t>
        </m:r>
      </m:oMath>
      <w:r>
        <w:rPr>
          <w:lang w:eastAsia="ja-JP"/>
        </w:rPr>
        <w:t xml:space="preserve"> </w:t>
      </w:r>
      <w:r>
        <w:rPr>
          <w:lang w:eastAsia="ja-JP"/>
        </w:rPr>
        <w:t>が無限大に近づくと正規分布に収束する一方，自由度が小さい場合には正規分布よりも裾の重い分布となる．この特性により，外れ値が推定結果に与える影響を自然に抑制することが可能となる．自由度パラメータ</w:t>
      </w:r>
      <w:r>
        <w:rPr>
          <w:lang w:eastAsia="ja-JP"/>
        </w:rPr>
        <w:t xml:space="preserve"> </w:t>
      </w:r>
      <m:oMath>
        <m:r>
          <w:rPr>
            <w:rFonts w:ascii="Cambria Math" w:hAnsi="Cambria Math"/>
            <w:lang w:eastAsia="ja-JP"/>
          </w:rPr>
          <m:t>ν</m:t>
        </m:r>
      </m:oMath>
      <w:r>
        <w:rPr>
          <w:lang w:eastAsia="ja-JP"/>
        </w:rPr>
        <w:t xml:space="preserve"> </w:t>
      </w:r>
      <w:r>
        <w:rPr>
          <w:lang w:eastAsia="ja-JP"/>
        </w:rPr>
        <w:t>の事前分布には，</w:t>
      </w:r>
      <w:r>
        <w:rPr>
          <w:lang w:eastAsia="ja-JP"/>
        </w:rPr>
        <w:t xml:space="preserve">Juárez and Steel (2010) </w:t>
      </w:r>
      <w:r>
        <w:rPr>
          <w:lang w:eastAsia="ja-JP"/>
        </w:rPr>
        <w:t>に従い</w:t>
      </w:r>
      <w:r>
        <w:rPr>
          <w:lang w:eastAsia="ja-JP"/>
        </w:rPr>
        <w:t xml:space="preserve"> </w:t>
      </w:r>
      <m:oMath>
        <m:r>
          <m:rPr>
            <m:nor/>
          </m:rPr>
          <w:rPr>
            <w:lang w:eastAsia="ja-JP"/>
          </w:rPr>
          <m:t>Gamma</m:t>
        </m:r>
        <m:r>
          <w:rPr>
            <w:rFonts w:ascii="Cambria Math" w:hAnsi="Cambria Math"/>
            <w:lang w:eastAsia="ja-JP"/>
          </w:rPr>
          <m:t>(2,0.1)</m:t>
        </m:r>
      </m:oMath>
      <w:r>
        <w:rPr>
          <w:lang w:eastAsia="ja-JP"/>
        </w:rPr>
        <w:t xml:space="preserve"> </w:t>
      </w:r>
      <w:r>
        <w:rPr>
          <w:lang w:eastAsia="ja-JP"/>
        </w:rPr>
        <w:t>を採用した．この設定により，データに応じて適切な自由度が推定され，モデルの柔軟性が確保される</w:t>
      </w:r>
      <w:del w:id="141" w:author="tomoyoshi yabu" w:date="2025-01-15T10:00:00Z" w16du:dateUtc="2025-01-15T01:00:00Z">
        <w:r w:rsidDel="00A63C91">
          <w:rPr>
            <w:lang w:eastAsia="ja-JP"/>
          </w:rPr>
          <w:delText>．</w:delText>
        </w:r>
      </w:del>
    </w:p>
    <w:p w14:paraId="1A2CB1AC" w14:textId="77777777" w:rsidR="00692B7C" w:rsidRDefault="008C2AF3">
      <w:pPr>
        <w:pStyle w:val="3"/>
        <w:rPr>
          <w:lang w:eastAsia="ja-JP"/>
        </w:rPr>
      </w:pPr>
      <w:bookmarkStart w:id="142" w:name="平滑化"/>
      <m:oMath>
        <m:r>
          <m:rPr>
            <m:sty m:val="bi"/>
          </m:rPr>
          <w:rPr>
            <w:rFonts w:ascii="Cambria Math" w:hAnsi="Cambria Math"/>
            <w:lang w:eastAsia="ja-JP"/>
          </w:rPr>
          <m:t>2.5</m:t>
        </m:r>
      </m:oMath>
      <w:r>
        <w:rPr>
          <w:lang w:eastAsia="ja-JP"/>
        </w:rPr>
        <w:t xml:space="preserve"> </w:t>
      </w:r>
      <w:r>
        <w:rPr>
          <w:lang w:eastAsia="ja-JP"/>
        </w:rPr>
        <w:t>平滑化</w:t>
      </w:r>
      <w:bookmarkEnd w:id="142"/>
    </w:p>
    <w:p w14:paraId="3FA8DDBD" w14:textId="77777777" w:rsidR="00692B7C" w:rsidRDefault="008C2AF3" w:rsidP="00A5081C">
      <w:pPr>
        <w:pStyle w:val="FirstParagraph"/>
        <w:ind w:firstLineChars="100" w:firstLine="210"/>
        <w:rPr>
          <w:lang w:eastAsia="ja-JP"/>
        </w:rPr>
        <w:pPrChange w:id="143" w:author="tomoyoshi yabu" w:date="2025-01-15T10:13:00Z" w16du:dateUtc="2025-01-15T01:13:00Z">
          <w:pPr>
            <w:pStyle w:val="FirstParagraph"/>
          </w:pPr>
        </w:pPrChange>
      </w:pPr>
      <w:r>
        <w:rPr>
          <w:lang w:eastAsia="ja-JP"/>
        </w:rPr>
        <w:t xml:space="preserve">Dynamic TWFE </w:t>
      </w:r>
      <w:r>
        <w:rPr>
          <w:lang w:eastAsia="ja-JP"/>
        </w:rPr>
        <w:t>及び</w:t>
      </w:r>
      <w:r>
        <w:rPr>
          <w:lang w:eastAsia="ja-JP"/>
        </w:rPr>
        <w:t xml:space="preserve"> Fully Saturated TWFE </w:t>
      </w:r>
      <w:r>
        <w:rPr>
          <w:lang w:eastAsia="ja-JP"/>
        </w:rPr>
        <w:t>では，動的な介入効果を計測する．推定結果については</w:t>
      </w:r>
      <w:r>
        <w:rPr>
          <w:lang w:eastAsia="ja-JP"/>
        </w:rPr>
        <w:t xml:space="preserve"> </w:t>
      </w:r>
      <m:oMath>
        <m:r>
          <w:rPr>
            <w:rFonts w:ascii="Cambria Math" w:hAnsi="Cambria Math"/>
            <w:lang w:eastAsia="ja-JP"/>
          </w:rPr>
          <m:t>3.2</m:t>
        </m:r>
      </m:oMath>
      <w:r>
        <w:rPr>
          <w:lang w:eastAsia="ja-JP"/>
        </w:rPr>
        <w:t xml:space="preserve"> </w:t>
      </w:r>
      <w:r>
        <w:rPr>
          <w:lang w:eastAsia="ja-JP"/>
        </w:rPr>
        <w:t>節および</w:t>
      </w:r>
      <w:r>
        <w:rPr>
          <w:lang w:eastAsia="ja-JP"/>
        </w:rPr>
        <w:t xml:space="preserve"> </w:t>
      </w:r>
      <m:oMath>
        <m:r>
          <w:rPr>
            <w:rFonts w:ascii="Cambria Math" w:hAnsi="Cambria Math"/>
            <w:lang w:eastAsia="ja-JP"/>
          </w:rPr>
          <m:t>3.3</m:t>
        </m:r>
      </m:oMath>
      <w:r>
        <w:rPr>
          <w:lang w:eastAsia="ja-JP"/>
        </w:rPr>
        <w:t xml:space="preserve"> </w:t>
      </w:r>
      <w:r>
        <w:rPr>
          <w:lang w:eastAsia="ja-JP"/>
        </w:rPr>
        <w:t>節で述べるが，今回のデータセットでは介入効果の推定値が年ごとに</w:t>
      </w:r>
      <w:r>
        <w:rPr>
          <w:lang w:eastAsia="ja-JP"/>
        </w:rPr>
        <w:lastRenderedPageBreak/>
        <w:t>大きく変動し，推定値の不安定性及び解釈の困難性が生じる可能性があり，この問題を解決するため，介入効果の推定値を以下の状態空間モデルを用いて平滑化する．</w:t>
      </w:r>
    </w:p>
    <w:p w14:paraId="4C4F75B9" w14:textId="77777777" w:rsidR="00692B7C" w:rsidRDefault="00000000">
      <w:pPr>
        <w:pStyle w:val="a0"/>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m:rPr>
                        <m:scr m:val="script"/>
                      </m:rPr>
                      <w:rPr>
                        <w:rFonts w:ascii="Cambria Math" w:hAnsi="Cambria Math"/>
                      </w:rPr>
                      <m:t>l</m:t>
                    </m:r>
                  </m:sub>
                </m:sSub>
              </m:e>
              <m:e>
                <m:r>
                  <w:rPr>
                    <w:rFonts w:ascii="Cambria Math" w:hAnsi="Cambria Math"/>
                  </w:rPr>
                  <m:t>=</m:t>
                </m:r>
                <m:sSub>
                  <m:sSubPr>
                    <m:ctrlPr>
                      <w:rPr>
                        <w:rFonts w:ascii="Cambria Math" w:hAnsi="Cambria Math"/>
                      </w:rPr>
                    </m:ctrlPr>
                  </m:sSubPr>
                  <m:e>
                    <m:r>
                      <w:rPr>
                        <w:rFonts w:ascii="Cambria Math" w:hAnsi="Cambria Math"/>
                      </w:rPr>
                      <m:t>δ</m:t>
                    </m:r>
                  </m:e>
                  <m:sub>
                    <m:r>
                      <m:rPr>
                        <m:scr m:val="script"/>
                      </m:rPr>
                      <w:rPr>
                        <w:rFonts w:ascii="Cambria Math" w:hAnsi="Cambria Math"/>
                      </w:rPr>
                      <m:t>l-</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ζ</m:t>
                    </m:r>
                  </m:e>
                  <m:sub>
                    <m:r>
                      <m:rPr>
                        <m:scr m:val="script"/>
                      </m:rPr>
                      <w:rPr>
                        <w:rFonts w:ascii="Cambria Math" w:hAnsi="Cambria Math"/>
                      </w:rPr>
                      <m:t>l</m:t>
                    </m:r>
                  </m:sub>
                </m:sSub>
                <m:r>
                  <w:rPr>
                    <w:rFonts w:ascii="Cambria Math" w:hAnsi="Cambria Math"/>
                  </w:rPr>
                  <m:t>, </m:t>
                </m:r>
              </m:e>
              <m:e>
                <m:sSub>
                  <m:sSubPr>
                    <m:ctrlPr>
                      <w:rPr>
                        <w:rFonts w:ascii="Cambria Math" w:hAnsi="Cambria Math"/>
                      </w:rPr>
                    </m:ctrlPr>
                  </m:sSubPr>
                  <m:e>
                    <m:r>
                      <w:rPr>
                        <w:rFonts w:ascii="Cambria Math" w:hAnsi="Cambria Math"/>
                      </w:rPr>
                      <m:t>ζ</m:t>
                    </m:r>
                  </m:e>
                  <m:sub>
                    <m:r>
                      <m:rPr>
                        <m:scr m:val="script"/>
                      </m:rPr>
                      <w:rPr>
                        <w:rFonts w:ascii="Cambria Math" w:hAnsi="Cambria Math"/>
                      </w:rPr>
                      <m:t>l</m:t>
                    </m:r>
                  </m:sub>
                </m:sSub>
                <m:r>
                  <w:rPr>
                    <w:rFonts w:ascii="Cambria Math" w:hAnsi="Cambria Math"/>
                  </w:rPr>
                  <m:t>∼</m:t>
                </m:r>
                <m:r>
                  <m:rPr>
                    <m:nor/>
                  </m:rPr>
                  <m:t>Normal</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ζ</m:t>
                    </m:r>
                  </m:sub>
                  <m:sup>
                    <m:r>
                      <w:rPr>
                        <w:rFonts w:ascii="Cambria Math" w:hAnsi="Cambria Math"/>
                      </w:rPr>
                      <m:t>2</m:t>
                    </m:r>
                  </m:sup>
                </m:sSubSup>
                <m:r>
                  <w:rPr>
                    <w:rFonts w:ascii="Cambria Math" w:hAnsi="Cambria Math"/>
                  </w:rPr>
                  <m:t>)</m:t>
                </m:r>
              </m:e>
            </m:mr>
            <m:mr>
              <m:e>
                <m:sSub>
                  <m:sSubPr>
                    <m:ctrlPr>
                      <w:rPr>
                        <w:rFonts w:ascii="Cambria Math" w:hAnsi="Cambria Math"/>
                      </w:rPr>
                    </m:ctrlPr>
                  </m:sSubPr>
                  <m:e>
                    <m:r>
                      <w:rPr>
                        <w:rFonts w:ascii="Cambria Math" w:hAnsi="Cambria Math"/>
                      </w:rPr>
                      <m:t>μ</m:t>
                    </m:r>
                  </m:e>
                  <m:sub>
                    <m:r>
                      <m:rPr>
                        <m:scr m:val="script"/>
                      </m:rPr>
                      <w:rPr>
                        <w:rFonts w:ascii="Cambria Math" w:hAnsi="Cambria Math"/>
                      </w:rPr>
                      <m:t>l</m:t>
                    </m:r>
                  </m:sub>
                </m:sSub>
              </m:e>
              <m:e>
                <m:r>
                  <w:rPr>
                    <w:rFonts w:ascii="Cambria Math" w:hAnsi="Cambria Math"/>
                  </w:rPr>
                  <m:t>=</m:t>
                </m:r>
                <m:sSub>
                  <m:sSubPr>
                    <m:ctrlPr>
                      <w:rPr>
                        <w:rFonts w:ascii="Cambria Math" w:hAnsi="Cambria Math"/>
                      </w:rPr>
                    </m:ctrlPr>
                  </m:sSubPr>
                  <m:e>
                    <m:r>
                      <w:rPr>
                        <w:rFonts w:ascii="Cambria Math" w:hAnsi="Cambria Math"/>
                      </w:rPr>
                      <m:t>μ</m:t>
                    </m:r>
                  </m:e>
                  <m:sub>
                    <m:r>
                      <m:rPr>
                        <m:scr m:val="script"/>
                      </m:rPr>
                      <w:rPr>
                        <w:rFonts w:ascii="Cambria Math" w:hAnsi="Cambria Math"/>
                      </w:rPr>
                      <m:t>l-</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δ</m:t>
                    </m:r>
                  </m:e>
                  <m:sub>
                    <m:r>
                      <m:rPr>
                        <m:scr m:val="script"/>
                      </m:rPr>
                      <w:rPr>
                        <w:rFonts w:ascii="Cambria Math" w:hAnsi="Cambria Math"/>
                      </w:rPr>
                      <m:t>l-</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m:rPr>
                        <m:scr m:val="script"/>
                      </m:rPr>
                      <w:rPr>
                        <w:rFonts w:ascii="Cambria Math" w:hAnsi="Cambria Math"/>
                      </w:rPr>
                      <m:t>l</m:t>
                    </m:r>
                  </m:sub>
                </m:sSub>
                <m:r>
                  <w:rPr>
                    <w:rFonts w:ascii="Cambria Math" w:hAnsi="Cambria Math"/>
                  </w:rPr>
                  <m:t>, </m:t>
                </m:r>
              </m:e>
              <m:e>
                <m:sSub>
                  <m:sSubPr>
                    <m:ctrlPr>
                      <w:rPr>
                        <w:rFonts w:ascii="Cambria Math" w:hAnsi="Cambria Math"/>
                      </w:rPr>
                    </m:ctrlPr>
                  </m:sSubPr>
                  <m:e>
                    <m:r>
                      <w:rPr>
                        <w:rFonts w:ascii="Cambria Math" w:hAnsi="Cambria Math"/>
                      </w:rPr>
                      <m:t>w</m:t>
                    </m:r>
                  </m:e>
                  <m:sub>
                    <m:r>
                      <m:rPr>
                        <m:scr m:val="script"/>
                      </m:rPr>
                      <w:rPr>
                        <w:rFonts w:ascii="Cambria Math" w:hAnsi="Cambria Math"/>
                      </w:rPr>
                      <m:t>l</m:t>
                    </m:r>
                  </m:sub>
                </m:sSub>
                <m:r>
                  <w:rPr>
                    <w:rFonts w:ascii="Cambria Math" w:hAnsi="Cambria Math"/>
                  </w:rPr>
                  <m:t>∼</m:t>
                </m:r>
                <m:r>
                  <m:rPr>
                    <m:nor/>
                  </m:rPr>
                  <m:t>Normal</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e>
            </m:mr>
            <m:mr>
              <m:e>
                <m:sSub>
                  <m:sSubPr>
                    <m:ctrlPr>
                      <w:rPr>
                        <w:rFonts w:ascii="Cambria Math" w:hAnsi="Cambria Math"/>
                      </w:rPr>
                    </m:ctrlPr>
                  </m:sSubPr>
                  <m:e>
                    <m:r>
                      <w:rPr>
                        <w:rFonts w:ascii="Cambria Math" w:hAnsi="Cambria Math"/>
                      </w:rPr>
                      <m:t>β</m:t>
                    </m:r>
                  </m:e>
                  <m:sub>
                    <m:r>
                      <m:rPr>
                        <m:scr m:val="script"/>
                      </m:rPr>
                      <w:rPr>
                        <w:rFonts w:ascii="Cambria Math" w:hAnsi="Cambria Math"/>
                      </w:rPr>
                      <m:t>l</m:t>
                    </m:r>
                  </m:sub>
                </m:sSub>
              </m:e>
              <m:e>
                <m:r>
                  <w:rPr>
                    <w:rFonts w:ascii="Cambria Math" w:hAnsi="Cambria Math"/>
                  </w:rPr>
                  <m:t>=</m:t>
                </m:r>
                <m:sSub>
                  <m:sSubPr>
                    <m:ctrlPr>
                      <w:rPr>
                        <w:rFonts w:ascii="Cambria Math" w:hAnsi="Cambria Math"/>
                      </w:rPr>
                    </m:ctrlPr>
                  </m:sSubPr>
                  <m:e>
                    <m:r>
                      <w:rPr>
                        <w:rFonts w:ascii="Cambria Math" w:hAnsi="Cambria Math"/>
                      </w:rPr>
                      <m:t>μ</m:t>
                    </m:r>
                  </m:e>
                  <m:sub>
                    <m:r>
                      <m:rPr>
                        <m:scr m:val="script"/>
                      </m:rP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v</m:t>
                    </m:r>
                  </m:e>
                  <m:sub>
                    <m:r>
                      <m:rPr>
                        <m:scr m:val="script"/>
                      </m:rPr>
                      <w:rPr>
                        <w:rFonts w:ascii="Cambria Math" w:hAnsi="Cambria Math"/>
                      </w:rPr>
                      <m:t>l</m:t>
                    </m:r>
                  </m:sub>
                </m:sSub>
                <m:r>
                  <w:rPr>
                    <w:rFonts w:ascii="Cambria Math" w:hAnsi="Cambria Math"/>
                  </w:rPr>
                  <m:t>, </m:t>
                </m:r>
              </m:e>
              <m:e>
                <m:sSub>
                  <m:sSubPr>
                    <m:ctrlPr>
                      <w:rPr>
                        <w:rFonts w:ascii="Cambria Math" w:hAnsi="Cambria Math"/>
                      </w:rPr>
                    </m:ctrlPr>
                  </m:sSubPr>
                  <m:e>
                    <m:r>
                      <w:rPr>
                        <w:rFonts w:ascii="Cambria Math" w:hAnsi="Cambria Math"/>
                      </w:rPr>
                      <m:t>v</m:t>
                    </m:r>
                  </m:e>
                  <m:sub>
                    <m:r>
                      <m:rPr>
                        <m:scr m:val="script"/>
                      </m:rPr>
                      <w:rPr>
                        <w:rFonts w:ascii="Cambria Math" w:hAnsi="Cambria Math"/>
                      </w:rPr>
                      <m:t>l</m:t>
                    </m:r>
                  </m:sub>
                </m:sSub>
                <m:r>
                  <w:rPr>
                    <w:rFonts w:ascii="Cambria Math" w:hAnsi="Cambria Math"/>
                  </w:rPr>
                  <m:t>∼</m:t>
                </m:r>
                <m:r>
                  <m:rPr>
                    <m:nor/>
                  </m:rPr>
                  <m:t>Normal</m:t>
                </m:r>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v</m:t>
                    </m:r>
                  </m:sub>
                  <m:sup>
                    <m:r>
                      <w:rPr>
                        <w:rFonts w:ascii="Cambria Math" w:hAnsi="Cambria Math"/>
                      </w:rPr>
                      <m:t>2</m:t>
                    </m:r>
                  </m:sup>
                </m:sSubSup>
                <m:r>
                  <w:rPr>
                    <w:rFonts w:ascii="Cambria Math" w:hAnsi="Cambria Math"/>
                  </w:rPr>
                  <m:t>)</m:t>
                </m:r>
              </m:e>
            </m:mr>
          </m:m>
        </m:oMath>
      </m:oMathPara>
    </w:p>
    <w:p w14:paraId="1F6420C9" w14:textId="77777777" w:rsidR="00692B7C" w:rsidRDefault="008C2AF3">
      <w:pPr>
        <w:pStyle w:val="FirstParagraph"/>
        <w:rPr>
          <w:lang w:eastAsia="ja-JP"/>
        </w:rPr>
      </w:pPr>
      <m:oMath>
        <m:r>
          <m:rPr>
            <m:scr m:val="script"/>
          </m:rPr>
          <w:rPr>
            <w:rFonts w:ascii="Cambria Math" w:hAnsi="Cambria Math"/>
            <w:lang w:eastAsia="ja-JP"/>
          </w:rPr>
          <m:t>l</m:t>
        </m:r>
      </m:oMath>
      <w:r>
        <w:rPr>
          <w:lang w:eastAsia="ja-JP"/>
        </w:rPr>
        <w:t xml:space="preserve"> </w:t>
      </w:r>
      <w:r>
        <w:rPr>
          <w:lang w:eastAsia="ja-JP"/>
        </w:rPr>
        <w:t>は経過年数であり，</w:t>
      </w:r>
      <m:oMath>
        <m:sSub>
          <m:sSubPr>
            <m:ctrlPr>
              <w:rPr>
                <w:rFonts w:ascii="Cambria Math" w:hAnsi="Cambria Math"/>
              </w:rPr>
            </m:ctrlPr>
          </m:sSubPr>
          <m:e>
            <m:r>
              <w:rPr>
                <w:rFonts w:ascii="Cambria Math" w:hAnsi="Cambria Math"/>
                <w:lang w:eastAsia="ja-JP"/>
              </w:rPr>
              <m:t>δ</m:t>
            </m:r>
          </m:e>
          <m:sub>
            <m:r>
              <m:rPr>
                <m:scr m:val="script"/>
              </m:rPr>
              <w:rPr>
                <w:rFonts w:ascii="Cambria Math" w:hAnsi="Cambria Math"/>
                <w:lang w:eastAsia="ja-JP"/>
              </w:rPr>
              <m:t>l</m:t>
            </m:r>
          </m:sub>
        </m:sSub>
      </m:oMath>
      <w:r>
        <w:rPr>
          <w:lang w:eastAsia="ja-JP"/>
        </w:rPr>
        <w:t xml:space="preserve"> </w:t>
      </w:r>
      <w:r>
        <w:rPr>
          <w:lang w:eastAsia="ja-JP"/>
        </w:rPr>
        <w:t>は</w:t>
      </w:r>
      <w:r>
        <w:rPr>
          <w:lang w:eastAsia="ja-JP"/>
        </w:rPr>
        <w:t xml:space="preserve"> </w:t>
      </w:r>
      <m:oMath>
        <m:r>
          <m:rPr>
            <m:scr m:val="script"/>
          </m:rPr>
          <w:rPr>
            <w:rFonts w:ascii="Cambria Math" w:hAnsi="Cambria Math"/>
            <w:lang w:eastAsia="ja-JP"/>
          </w:rPr>
          <m:t>l</m:t>
        </m:r>
      </m:oMath>
      <w:r>
        <w:rPr>
          <w:lang w:eastAsia="ja-JP"/>
        </w:rPr>
        <w:t xml:space="preserve"> </w:t>
      </w:r>
      <w:r>
        <w:rPr>
          <w:lang w:eastAsia="ja-JP"/>
        </w:rPr>
        <w:t>時点のトレンド，</w:t>
      </w:r>
      <m:oMath>
        <m:sSub>
          <m:sSubPr>
            <m:ctrlPr>
              <w:rPr>
                <w:rFonts w:ascii="Cambria Math" w:hAnsi="Cambria Math"/>
              </w:rPr>
            </m:ctrlPr>
          </m:sSubPr>
          <m:e>
            <m:r>
              <w:rPr>
                <w:rFonts w:ascii="Cambria Math" w:hAnsi="Cambria Math"/>
                <w:lang w:eastAsia="ja-JP"/>
              </w:rPr>
              <m:t>μ</m:t>
            </m:r>
          </m:e>
          <m:sub>
            <m:r>
              <m:rPr>
                <m:scr m:val="script"/>
              </m:rPr>
              <w:rPr>
                <w:rFonts w:ascii="Cambria Math" w:hAnsi="Cambria Math"/>
                <w:lang w:eastAsia="ja-JP"/>
              </w:rPr>
              <m:t>l</m:t>
            </m:r>
          </m:sub>
        </m:sSub>
      </m:oMath>
      <w:r>
        <w:rPr>
          <w:lang w:eastAsia="ja-JP"/>
        </w:rPr>
        <w:t xml:space="preserve"> </w:t>
      </w:r>
      <w:r>
        <w:rPr>
          <w:lang w:eastAsia="ja-JP"/>
        </w:rPr>
        <w:t>は</w:t>
      </w:r>
      <w:r>
        <w:rPr>
          <w:lang w:eastAsia="ja-JP"/>
        </w:rPr>
        <w:t xml:space="preserve"> </w:t>
      </w:r>
      <m:oMath>
        <m:r>
          <m:rPr>
            <m:scr m:val="script"/>
          </m:rPr>
          <w:rPr>
            <w:rFonts w:ascii="Cambria Math" w:hAnsi="Cambria Math"/>
            <w:lang w:eastAsia="ja-JP"/>
          </w:rPr>
          <m:t>l</m:t>
        </m:r>
      </m:oMath>
      <w:r>
        <w:rPr>
          <w:lang w:eastAsia="ja-JP"/>
        </w:rPr>
        <w:t xml:space="preserve"> </w:t>
      </w:r>
      <w:r>
        <w:rPr>
          <w:lang w:eastAsia="ja-JP"/>
        </w:rPr>
        <w:t>時点のレベル，</w:t>
      </w:r>
      <m:oMath>
        <m:sSub>
          <m:sSubPr>
            <m:ctrlPr>
              <w:rPr>
                <w:rFonts w:ascii="Cambria Math" w:hAnsi="Cambria Math"/>
              </w:rPr>
            </m:ctrlPr>
          </m:sSubPr>
          <m:e>
            <m:r>
              <w:rPr>
                <w:rFonts w:ascii="Cambria Math" w:hAnsi="Cambria Math"/>
                <w:lang w:eastAsia="ja-JP"/>
              </w:rPr>
              <m:t>β</m:t>
            </m:r>
          </m:e>
          <m:sub>
            <m:r>
              <m:rPr>
                <m:scr m:val="script"/>
              </m:rPr>
              <w:rPr>
                <w:rFonts w:ascii="Cambria Math" w:hAnsi="Cambria Math"/>
                <w:lang w:eastAsia="ja-JP"/>
              </w:rPr>
              <m:t>l</m:t>
            </m:r>
          </m:sub>
        </m:sSub>
      </m:oMath>
      <w:r>
        <w:rPr>
          <w:lang w:eastAsia="ja-JP"/>
        </w:rPr>
        <w:t xml:space="preserve"> </w:t>
      </w:r>
      <w:r>
        <w:rPr>
          <w:lang w:eastAsia="ja-JP"/>
        </w:rPr>
        <w:t>は</w:t>
      </w:r>
      <w:r>
        <w:rPr>
          <w:lang w:eastAsia="ja-JP"/>
        </w:rPr>
        <w:t xml:space="preserve"> </w:t>
      </w:r>
      <m:oMath>
        <m:r>
          <m:rPr>
            <m:scr m:val="script"/>
          </m:rPr>
          <w:rPr>
            <w:rFonts w:ascii="Cambria Math" w:hAnsi="Cambria Math"/>
            <w:lang w:eastAsia="ja-JP"/>
          </w:rPr>
          <m:t>l</m:t>
        </m:r>
      </m:oMath>
      <w:r>
        <w:rPr>
          <w:lang w:eastAsia="ja-JP"/>
        </w:rPr>
        <w:t xml:space="preserve"> </w:t>
      </w:r>
      <w:r>
        <w:rPr>
          <w:lang w:eastAsia="ja-JP"/>
        </w:rPr>
        <w:t>時点の推定した介入効果の事後期待値を示している．</w:t>
      </w:r>
      <m:oMath>
        <m:sSub>
          <m:sSubPr>
            <m:ctrlPr>
              <w:rPr>
                <w:rFonts w:ascii="Cambria Math" w:hAnsi="Cambria Math"/>
              </w:rPr>
            </m:ctrlPr>
          </m:sSubPr>
          <m:e>
            <m:r>
              <w:rPr>
                <w:rFonts w:ascii="Cambria Math" w:hAnsi="Cambria Math"/>
                <w:lang w:eastAsia="ja-JP"/>
              </w:rPr>
              <m:t>ζ</m:t>
            </m:r>
          </m:e>
          <m:sub>
            <m:r>
              <m:rPr>
                <m:scr m:val="script"/>
              </m:rPr>
              <w:rPr>
                <w:rFonts w:ascii="Cambria Math" w:hAnsi="Cambria Math"/>
                <w:lang w:eastAsia="ja-JP"/>
              </w:rPr>
              <m:t>l</m:t>
            </m:r>
          </m:sub>
        </m:sSub>
      </m:oMath>
      <w:r>
        <w:rPr>
          <w:lang w:eastAsia="ja-JP"/>
        </w:rPr>
        <w:t>，</w:t>
      </w:r>
      <m:oMath>
        <m:sSub>
          <m:sSubPr>
            <m:ctrlPr>
              <w:rPr>
                <w:rFonts w:ascii="Cambria Math" w:hAnsi="Cambria Math"/>
              </w:rPr>
            </m:ctrlPr>
          </m:sSubPr>
          <m:e>
            <m:r>
              <w:rPr>
                <w:rFonts w:ascii="Cambria Math" w:hAnsi="Cambria Math"/>
                <w:lang w:eastAsia="ja-JP"/>
              </w:rPr>
              <m:t>w</m:t>
            </m:r>
          </m:e>
          <m:sub>
            <m:r>
              <m:rPr>
                <m:scr m:val="script"/>
              </m:rPr>
              <w:rPr>
                <w:rFonts w:ascii="Cambria Math" w:hAnsi="Cambria Math"/>
                <w:lang w:eastAsia="ja-JP"/>
              </w:rPr>
              <m:t>l</m:t>
            </m:r>
          </m:sub>
        </m:sSub>
      </m:oMath>
      <w:r>
        <w:rPr>
          <w:lang w:eastAsia="ja-JP"/>
        </w:rPr>
        <w:t>，</w:t>
      </w:r>
      <m:oMath>
        <m:sSub>
          <m:sSubPr>
            <m:ctrlPr>
              <w:rPr>
                <w:rFonts w:ascii="Cambria Math" w:hAnsi="Cambria Math"/>
              </w:rPr>
            </m:ctrlPr>
          </m:sSubPr>
          <m:e>
            <m:r>
              <w:rPr>
                <w:rFonts w:ascii="Cambria Math" w:hAnsi="Cambria Math"/>
                <w:lang w:eastAsia="ja-JP"/>
              </w:rPr>
              <m:t>v</m:t>
            </m:r>
          </m:e>
          <m:sub>
            <m:r>
              <m:rPr>
                <m:scr m:val="script"/>
              </m:rPr>
              <w:rPr>
                <w:rFonts w:ascii="Cambria Math" w:hAnsi="Cambria Math"/>
                <w:lang w:eastAsia="ja-JP"/>
              </w:rPr>
              <m:t>l</m:t>
            </m:r>
          </m:sub>
        </m:sSub>
      </m:oMath>
      <w:r>
        <w:rPr>
          <w:lang w:eastAsia="ja-JP"/>
        </w:rPr>
        <w:t xml:space="preserve"> </w:t>
      </w:r>
      <w:r>
        <w:rPr>
          <w:lang w:eastAsia="ja-JP"/>
        </w:rPr>
        <w:t>はそれぞれの誤差項であり，誤差項の分散の事前分布はスケールパラメータ</w:t>
      </w:r>
      <w:r>
        <w:rPr>
          <w:lang w:eastAsia="ja-JP"/>
        </w:rPr>
        <w:t xml:space="preserve"> </w:t>
      </w:r>
      <m:oMath>
        <m:r>
          <w:rPr>
            <w:rFonts w:ascii="Cambria Math" w:hAnsi="Cambria Math"/>
            <w:lang w:eastAsia="ja-JP"/>
          </w:rPr>
          <m:t>1</m:t>
        </m:r>
      </m:oMath>
      <w:r>
        <w:rPr>
          <w:lang w:eastAsia="ja-JP"/>
        </w:rPr>
        <w:t xml:space="preserve"> </w:t>
      </w:r>
      <w:r>
        <w:rPr>
          <w:lang w:eastAsia="ja-JP"/>
        </w:rPr>
        <w:t>の半コーシー分布とした．レベル</w:t>
      </w:r>
      <w:r>
        <w:rPr>
          <w:lang w:eastAsia="ja-JP"/>
        </w:rPr>
        <w:t xml:space="preserve"> </w:t>
      </w:r>
      <m:oMath>
        <m:sSub>
          <m:sSubPr>
            <m:ctrlPr>
              <w:rPr>
                <w:rFonts w:ascii="Cambria Math" w:hAnsi="Cambria Math"/>
              </w:rPr>
            </m:ctrlPr>
          </m:sSubPr>
          <m:e>
            <m:r>
              <w:rPr>
                <w:rFonts w:ascii="Cambria Math" w:hAnsi="Cambria Math"/>
                <w:lang w:eastAsia="ja-JP"/>
              </w:rPr>
              <m:t>μ</m:t>
            </m:r>
          </m:e>
          <m:sub>
            <m:r>
              <m:rPr>
                <m:scr m:val="script"/>
              </m:rPr>
              <w:rPr>
                <w:rFonts w:ascii="Cambria Math" w:hAnsi="Cambria Math"/>
                <w:lang w:eastAsia="ja-JP"/>
              </w:rPr>
              <m:t>l</m:t>
            </m:r>
          </m:sub>
        </m:sSub>
      </m:oMath>
      <w:r>
        <w:rPr>
          <w:lang w:eastAsia="ja-JP"/>
        </w:rPr>
        <w:t xml:space="preserve"> </w:t>
      </w:r>
      <w:r>
        <w:rPr>
          <w:lang w:eastAsia="ja-JP"/>
        </w:rPr>
        <w:t>がトレンド</w:t>
      </w:r>
      <w:r>
        <w:rPr>
          <w:lang w:eastAsia="ja-JP"/>
        </w:rPr>
        <w:t xml:space="preserve"> </w:t>
      </w:r>
      <m:oMath>
        <m:sSub>
          <m:sSubPr>
            <m:ctrlPr>
              <w:rPr>
                <w:rFonts w:ascii="Cambria Math" w:hAnsi="Cambria Math"/>
              </w:rPr>
            </m:ctrlPr>
          </m:sSubPr>
          <m:e>
            <m:r>
              <w:rPr>
                <w:rFonts w:ascii="Cambria Math" w:hAnsi="Cambria Math"/>
                <w:lang w:eastAsia="ja-JP"/>
              </w:rPr>
              <m:t>δ</m:t>
            </m:r>
          </m:e>
          <m:sub>
            <m:r>
              <m:rPr>
                <m:scr m:val="script"/>
              </m:rPr>
              <w:rPr>
                <w:rFonts w:ascii="Cambria Math" w:hAnsi="Cambria Math"/>
                <w:lang w:eastAsia="ja-JP"/>
              </w:rPr>
              <m:t>l</m:t>
            </m:r>
          </m:sub>
        </m:sSub>
      </m:oMath>
      <w:r>
        <w:rPr>
          <w:lang w:eastAsia="ja-JP"/>
        </w:rPr>
        <w:t xml:space="preserve"> </w:t>
      </w:r>
      <w:r>
        <w:rPr>
          <w:lang w:eastAsia="ja-JP"/>
        </w:rPr>
        <w:t>や状態誤差</w:t>
      </w:r>
      <w:r>
        <w:rPr>
          <w:lang w:eastAsia="ja-JP"/>
        </w:rPr>
        <w:t xml:space="preserve"> </w:t>
      </w:r>
      <m:oMath>
        <m:sSub>
          <m:sSubPr>
            <m:ctrlPr>
              <w:rPr>
                <w:rFonts w:ascii="Cambria Math" w:hAnsi="Cambria Math"/>
              </w:rPr>
            </m:ctrlPr>
          </m:sSubPr>
          <m:e>
            <m:r>
              <w:rPr>
                <w:rFonts w:ascii="Cambria Math" w:hAnsi="Cambria Math"/>
                <w:lang w:eastAsia="ja-JP"/>
              </w:rPr>
              <m:t>w</m:t>
            </m:r>
          </m:e>
          <m:sub>
            <m:r>
              <m:rPr>
                <m:scr m:val="script"/>
              </m:rPr>
              <w:rPr>
                <w:rFonts w:ascii="Cambria Math" w:hAnsi="Cambria Math"/>
                <w:lang w:eastAsia="ja-JP"/>
              </w:rPr>
              <m:t>l</m:t>
            </m:r>
          </m:sub>
        </m:sSub>
      </m:oMath>
      <w:r>
        <w:rPr>
          <w:lang w:eastAsia="ja-JP"/>
        </w:rPr>
        <w:t xml:space="preserve"> </w:t>
      </w:r>
      <w:r>
        <w:rPr>
          <w:lang w:eastAsia="ja-JP"/>
        </w:rPr>
        <w:t>によって変動し，その</w:t>
      </w:r>
      <w:r>
        <w:rPr>
          <w:lang w:eastAsia="ja-JP"/>
        </w:rPr>
        <w:t xml:space="preserve"> </w:t>
      </w:r>
      <m:oMath>
        <m:sSub>
          <m:sSubPr>
            <m:ctrlPr>
              <w:rPr>
                <w:rFonts w:ascii="Cambria Math" w:hAnsi="Cambria Math"/>
              </w:rPr>
            </m:ctrlPr>
          </m:sSubPr>
          <m:e>
            <m:r>
              <w:rPr>
                <w:rFonts w:ascii="Cambria Math" w:hAnsi="Cambria Math"/>
                <w:lang w:eastAsia="ja-JP"/>
              </w:rPr>
              <m:t>μ</m:t>
            </m:r>
          </m:e>
          <m:sub>
            <m:r>
              <m:rPr>
                <m:scr m:val="script"/>
              </m:rPr>
              <w:rPr>
                <w:rFonts w:ascii="Cambria Math" w:hAnsi="Cambria Math"/>
                <w:lang w:eastAsia="ja-JP"/>
              </w:rPr>
              <m:t>l</m:t>
            </m:r>
          </m:sub>
        </m:sSub>
      </m:oMath>
      <w:r>
        <w:rPr>
          <w:lang w:eastAsia="ja-JP"/>
        </w:rPr>
        <w:t xml:space="preserve"> </w:t>
      </w:r>
      <w:r>
        <w:rPr>
          <w:lang w:eastAsia="ja-JP"/>
        </w:rPr>
        <w:t>と観測誤差</w:t>
      </w:r>
      <w:r>
        <w:rPr>
          <w:lang w:eastAsia="ja-JP"/>
        </w:rPr>
        <w:t xml:space="preserve"> </w:t>
      </w:r>
      <m:oMath>
        <m:sSub>
          <m:sSubPr>
            <m:ctrlPr>
              <w:rPr>
                <w:rFonts w:ascii="Cambria Math" w:hAnsi="Cambria Math"/>
              </w:rPr>
            </m:ctrlPr>
          </m:sSubPr>
          <m:e>
            <m:r>
              <w:rPr>
                <w:rFonts w:ascii="Cambria Math" w:hAnsi="Cambria Math"/>
                <w:lang w:eastAsia="ja-JP"/>
              </w:rPr>
              <m:t>v</m:t>
            </m:r>
          </m:e>
          <m:sub>
            <m:r>
              <m:rPr>
                <m:scr m:val="script"/>
              </m:rPr>
              <w:rPr>
                <w:rFonts w:ascii="Cambria Math" w:hAnsi="Cambria Math"/>
                <w:lang w:eastAsia="ja-JP"/>
              </w:rPr>
              <m:t>l</m:t>
            </m:r>
          </m:sub>
        </m:sSub>
      </m:oMath>
      <w:r>
        <w:rPr>
          <w:lang w:eastAsia="ja-JP"/>
        </w:rPr>
        <w:t xml:space="preserve"> </w:t>
      </w:r>
      <w:r>
        <w:rPr>
          <w:lang w:eastAsia="ja-JP"/>
        </w:rPr>
        <w:t>によって介入効果</w:t>
      </w:r>
      <w:r>
        <w:rPr>
          <w:lang w:eastAsia="ja-JP"/>
        </w:rPr>
        <w:t xml:space="preserve"> </w:t>
      </w:r>
      <m:oMath>
        <m:sSub>
          <m:sSubPr>
            <m:ctrlPr>
              <w:rPr>
                <w:rFonts w:ascii="Cambria Math" w:hAnsi="Cambria Math"/>
              </w:rPr>
            </m:ctrlPr>
          </m:sSubPr>
          <m:e>
            <m:r>
              <w:rPr>
                <w:rFonts w:ascii="Cambria Math" w:hAnsi="Cambria Math"/>
                <w:lang w:eastAsia="ja-JP"/>
              </w:rPr>
              <m:t>β</m:t>
            </m:r>
          </m:e>
          <m:sub>
            <m:r>
              <m:rPr>
                <m:scr m:val="script"/>
              </m:rPr>
              <w:rPr>
                <w:rFonts w:ascii="Cambria Math" w:hAnsi="Cambria Math"/>
                <w:lang w:eastAsia="ja-JP"/>
              </w:rPr>
              <m:t>l</m:t>
            </m:r>
          </m:sub>
        </m:sSub>
      </m:oMath>
      <w:r>
        <w:rPr>
          <w:lang w:eastAsia="ja-JP"/>
        </w:rPr>
        <w:t xml:space="preserve"> </w:t>
      </w:r>
      <w:r>
        <w:rPr>
          <w:lang w:eastAsia="ja-JP"/>
        </w:rPr>
        <w:t>が生成されるというモデルである．</w:t>
      </w:r>
      <w:r>
        <w:rPr>
          <w:lang w:eastAsia="ja-JP"/>
        </w:rPr>
        <w:t xml:space="preserve"> </w:t>
      </w:r>
      <w:r>
        <w:rPr>
          <w:lang w:eastAsia="ja-JP"/>
        </w:rPr>
        <w:t>そのように推定したレベル</w:t>
      </w:r>
      <w:r>
        <w:rPr>
          <w:lang w:eastAsia="ja-JP"/>
        </w:rPr>
        <w:t xml:space="preserve"> </w:t>
      </w:r>
      <m:oMath>
        <m:sSub>
          <m:sSubPr>
            <m:ctrlPr>
              <w:rPr>
                <w:rFonts w:ascii="Cambria Math" w:hAnsi="Cambria Math"/>
              </w:rPr>
            </m:ctrlPr>
          </m:sSubPr>
          <m:e>
            <m:r>
              <w:rPr>
                <w:rFonts w:ascii="Cambria Math" w:hAnsi="Cambria Math"/>
                <w:lang w:eastAsia="ja-JP"/>
              </w:rPr>
              <m:t>μ</m:t>
            </m:r>
          </m:e>
          <m:sub>
            <m:r>
              <m:rPr>
                <m:scr m:val="script"/>
              </m:rPr>
              <w:rPr>
                <w:rFonts w:ascii="Cambria Math" w:hAnsi="Cambria Math"/>
                <w:lang w:eastAsia="ja-JP"/>
              </w:rPr>
              <m:t>l</m:t>
            </m:r>
          </m:sub>
        </m:sSub>
      </m:oMath>
      <w:r>
        <w:rPr>
          <w:lang w:eastAsia="ja-JP"/>
        </w:rPr>
        <w:t xml:space="preserve"> </w:t>
      </w:r>
      <w:r>
        <w:rPr>
          <w:lang w:eastAsia="ja-JP"/>
        </w:rPr>
        <w:t>を平滑化した介入効果の事後期待値として解釈する．なお，平滑化しない推定量の</w:t>
      </w:r>
      <w:r>
        <w:rPr>
          <w:lang w:eastAsia="ja-JP"/>
        </w:rPr>
        <w:t xml:space="preserve"> </w:t>
      </w:r>
      <m:oMath>
        <m:r>
          <w:rPr>
            <w:rFonts w:ascii="Cambria Math" w:hAnsi="Cambria Math"/>
            <w:lang w:eastAsia="ja-JP"/>
          </w:rPr>
          <m:t>95%</m:t>
        </m:r>
      </m:oMath>
      <w:r>
        <w:rPr>
          <w:lang w:eastAsia="ja-JP"/>
        </w:rPr>
        <w:t xml:space="preserve"> </w:t>
      </w:r>
      <w:r>
        <w:rPr>
          <w:lang w:eastAsia="ja-JP"/>
        </w:rPr>
        <w:t>信用区間の評価には観測誤差</w:t>
      </w:r>
      <w:r>
        <w:rPr>
          <w:lang w:eastAsia="ja-JP"/>
        </w:rPr>
        <w:t xml:space="preserve"> </w:t>
      </w:r>
      <m:oMath>
        <m:sSub>
          <m:sSubPr>
            <m:ctrlPr>
              <w:rPr>
                <w:rFonts w:ascii="Cambria Math" w:hAnsi="Cambria Math"/>
              </w:rPr>
            </m:ctrlPr>
          </m:sSubPr>
          <m:e>
            <m:r>
              <w:rPr>
                <w:rFonts w:ascii="Cambria Math" w:hAnsi="Cambria Math"/>
                <w:lang w:eastAsia="ja-JP"/>
              </w:rPr>
              <m:t>ζ</m:t>
            </m:r>
          </m:e>
          <m:sub>
            <m:r>
              <m:rPr>
                <m:scr m:val="script"/>
              </m:rPr>
              <w:rPr>
                <w:rFonts w:ascii="Cambria Math" w:hAnsi="Cambria Math"/>
                <w:lang w:eastAsia="ja-JP"/>
              </w:rPr>
              <m:t>l</m:t>
            </m:r>
          </m:sub>
        </m:sSub>
      </m:oMath>
      <w:r>
        <w:rPr>
          <w:lang w:eastAsia="ja-JP"/>
        </w:rPr>
        <w:t xml:space="preserve"> </w:t>
      </w:r>
      <w:r>
        <w:rPr>
          <w:lang w:eastAsia="ja-JP"/>
        </w:rPr>
        <w:t>は使用せず，</w:t>
      </w:r>
      <w:r>
        <w:rPr>
          <w:lang w:eastAsia="ja-JP"/>
        </w:rPr>
        <w:t xml:space="preserve">Dynamic TWFE </w:t>
      </w:r>
      <w:r>
        <w:rPr>
          <w:lang w:eastAsia="ja-JP"/>
        </w:rPr>
        <w:t>や</w:t>
      </w:r>
      <w:r>
        <w:rPr>
          <w:lang w:eastAsia="ja-JP"/>
        </w:rPr>
        <w:t xml:space="preserve"> Fully Saturated TWFE </w:t>
      </w:r>
      <w:r>
        <w:rPr>
          <w:lang w:eastAsia="ja-JP"/>
        </w:rPr>
        <w:t>によって推定された信用区間を用いて評価する．</w:t>
      </w:r>
    </w:p>
    <w:p w14:paraId="5F4A8C0B" w14:textId="77777777" w:rsidR="00692B7C" w:rsidRDefault="008C2AF3">
      <w:pPr>
        <w:pStyle w:val="2"/>
        <w:rPr>
          <w:lang w:eastAsia="ja-JP"/>
        </w:rPr>
      </w:pPr>
      <w:bookmarkStart w:id="144" w:name="分析結果"/>
      <m:oMath>
        <m:r>
          <m:rPr>
            <m:sty m:val="bi"/>
          </m:rPr>
          <w:rPr>
            <w:rFonts w:ascii="Cambria Math" w:hAnsi="Cambria Math"/>
            <w:lang w:eastAsia="ja-JP"/>
          </w:rPr>
          <m:t>3.</m:t>
        </m:r>
      </m:oMath>
      <w:r>
        <w:rPr>
          <w:lang w:eastAsia="ja-JP"/>
        </w:rPr>
        <w:t xml:space="preserve"> </w:t>
      </w:r>
      <w:r>
        <w:rPr>
          <w:lang w:eastAsia="ja-JP"/>
        </w:rPr>
        <w:t>分析結果</w:t>
      </w:r>
      <w:bookmarkEnd w:id="144"/>
    </w:p>
    <w:p w14:paraId="49EB77B5" w14:textId="197E89BB" w:rsidR="00692B7C" w:rsidRDefault="008C2AF3">
      <w:pPr>
        <w:pStyle w:val="FirstParagraph"/>
        <w:rPr>
          <w:lang w:eastAsia="ja-JP"/>
        </w:rPr>
      </w:pPr>
      <w:r>
        <w:rPr>
          <w:lang w:eastAsia="ja-JP"/>
        </w:rPr>
        <w:t>本節では，</w:t>
      </w:r>
      <m:oMath>
        <m:r>
          <w:rPr>
            <w:rFonts w:ascii="Cambria Math" w:hAnsi="Cambria Math"/>
            <w:lang w:eastAsia="ja-JP"/>
          </w:rPr>
          <m:t>2</m:t>
        </m:r>
      </m:oMath>
      <w:r>
        <w:rPr>
          <w:lang w:eastAsia="ja-JP"/>
        </w:rPr>
        <w:t xml:space="preserve"> </w:t>
      </w:r>
      <w:ins w:id="145" w:author="tomoyoshi yabu" w:date="2025-01-15T10:00:00Z" w16du:dateUtc="2025-01-15T01:00:00Z">
        <w:r w:rsidR="00D90DBA">
          <w:rPr>
            <w:rFonts w:hint="eastAsia"/>
            <w:lang w:eastAsia="ja-JP"/>
          </w:rPr>
          <w:t>節</w:t>
        </w:r>
      </w:ins>
      <w:del w:id="146" w:author="tomoyoshi yabu" w:date="2025-01-15T10:00:00Z" w16du:dateUtc="2025-01-15T01:00:00Z">
        <w:r w:rsidDel="00D90DBA">
          <w:rPr>
            <w:lang w:eastAsia="ja-JP"/>
          </w:rPr>
          <w:delText>章</w:delText>
        </w:r>
      </w:del>
      <w:r>
        <w:rPr>
          <w:lang w:eastAsia="ja-JP"/>
        </w:rPr>
        <w:t>で提案した</w:t>
      </w:r>
      <w:r>
        <w:rPr>
          <w:lang w:eastAsia="ja-JP"/>
        </w:rPr>
        <w:t xml:space="preserve"> </w:t>
      </w:r>
      <m:oMath>
        <m:r>
          <w:rPr>
            <w:rFonts w:ascii="Cambria Math" w:hAnsi="Cambria Math"/>
            <w:lang w:eastAsia="ja-JP"/>
          </w:rPr>
          <m:t>3</m:t>
        </m:r>
      </m:oMath>
      <w:r>
        <w:rPr>
          <w:lang w:eastAsia="ja-JP"/>
        </w:rPr>
        <w:t xml:space="preserve"> </w:t>
      </w:r>
      <w:r>
        <w:rPr>
          <w:lang w:eastAsia="ja-JP"/>
        </w:rPr>
        <w:t>つのモデルを用いて，離島架橋の介入効果の推定結果を示す</w:t>
      </w:r>
      <w:r>
        <w:rPr>
          <w:rStyle w:val="ad"/>
        </w:rPr>
        <w:footnoteReference w:id="3"/>
      </w:r>
      <w:r>
        <w:rPr>
          <w:lang w:eastAsia="ja-JP"/>
        </w:rPr>
        <w:t>．</w:t>
      </w:r>
    </w:p>
    <w:p w14:paraId="695C424D" w14:textId="77777777" w:rsidR="00692B7C" w:rsidRDefault="008C2AF3">
      <w:pPr>
        <w:pStyle w:val="3"/>
      </w:pPr>
      <w:bookmarkStart w:id="147" w:name="two-way-fixed-effect"/>
      <m:oMath>
        <m:r>
          <m:rPr>
            <m:sty m:val="bi"/>
          </m:rPr>
          <w:rPr>
            <w:rFonts w:ascii="Cambria Math" w:hAnsi="Cambria Math"/>
          </w:rPr>
          <m:t>3.1</m:t>
        </m:r>
      </m:oMath>
      <w:r>
        <w:t xml:space="preserve"> Two-way fixed effect</w:t>
      </w:r>
      <w:bookmarkEnd w:id="147"/>
    </w:p>
    <w:p w14:paraId="1368853A" w14:textId="5A28838A" w:rsidR="00692B7C" w:rsidRDefault="008C2AF3" w:rsidP="00E142B1">
      <w:pPr>
        <w:pStyle w:val="FirstParagraph"/>
        <w:ind w:firstLineChars="100" w:firstLine="210"/>
        <w:rPr>
          <w:ins w:id="148" w:author="tomoyoshi yabu" w:date="2025-01-15T10:00:00Z" w16du:dateUtc="2025-01-15T01:00:00Z"/>
          <w:rFonts w:hint="eastAsia"/>
          <w:lang w:eastAsia="ja-JP"/>
        </w:rPr>
        <w:pPrChange w:id="149" w:author="tomoyoshi yabu" w:date="2025-01-15T10:04:00Z" w16du:dateUtc="2025-01-15T01:04:00Z">
          <w:pPr>
            <w:pStyle w:val="FirstParagraph"/>
          </w:pPr>
        </w:pPrChange>
      </w:pPr>
      <w:r>
        <w:t>下の表は介入後の効果を一定と仮定する</w:t>
      </w:r>
      <w:r>
        <w:t xml:space="preserve"> Two-way Fixed Effects </w:t>
      </w:r>
      <w:r>
        <w:t>モデルの推定結果である．</w:t>
      </w:r>
      <w:ins w:id="150" w:author="tomoyoshi yabu" w:date="2025-01-15T10:04:00Z" w16du:dateUtc="2025-01-15T01:04:00Z">
        <w:r w:rsidR="00E142B1">
          <w:rPr>
            <w:rFonts w:hint="eastAsia"/>
            <w:lang w:eastAsia="ja-JP"/>
          </w:rPr>
          <w:t>ここで、</w:t>
        </w:r>
        <w:r w:rsidR="00E142B1">
          <w:rPr>
            <w:rFonts w:hint="eastAsia"/>
            <w:lang w:eastAsia="ja-JP"/>
          </w:rPr>
          <w:t>E</w:t>
        </w:r>
      </w:ins>
      <w:ins w:id="151" w:author="tomoyoshi yabu" w:date="2025-01-15T10:05:00Z" w16du:dateUtc="2025-01-15T01:05:00Z">
        <w:r w:rsidR="00E142B1">
          <w:rPr>
            <w:rFonts w:hint="eastAsia"/>
            <w:lang w:eastAsia="ja-JP"/>
          </w:rPr>
          <w:t>AP</w:t>
        </w:r>
        <w:r w:rsidR="00E142B1">
          <w:rPr>
            <w:rFonts w:hint="eastAsia"/>
            <w:lang w:eastAsia="ja-JP"/>
          </w:rPr>
          <w:t>は</w:t>
        </w:r>
      </w:ins>
      <w:ins w:id="152" w:author="tomoyoshi yabu" w:date="2025-01-15T10:06:00Z" w16du:dateUtc="2025-01-15T01:06:00Z">
        <w:r w:rsidR="00342A4E">
          <w:rPr>
            <w:rFonts w:hint="eastAsia"/>
            <w:lang w:eastAsia="ja-JP"/>
          </w:rPr>
          <w:t>パラメータの事後分布の期待値</w:t>
        </w:r>
      </w:ins>
      <w:ins w:id="153" w:author="tomoyoshi yabu" w:date="2025-01-15T10:05:00Z" w16du:dateUtc="2025-01-15T01:05:00Z">
        <w:r w:rsidR="00E142B1">
          <w:rPr>
            <w:rFonts w:hint="eastAsia"/>
            <w:lang w:eastAsia="ja-JP"/>
          </w:rPr>
          <w:t>、</w:t>
        </w:r>
        <w:r w:rsidR="00E142B1">
          <w:rPr>
            <w:rFonts w:hint="eastAsia"/>
            <w:lang w:eastAsia="ja-JP"/>
          </w:rPr>
          <w:t xml:space="preserve">Post. </w:t>
        </w:r>
        <w:r w:rsidR="00E142B1">
          <w:rPr>
            <w:lang w:eastAsia="ja-JP"/>
          </w:rPr>
          <w:t>S</w:t>
        </w:r>
        <w:r w:rsidR="00E142B1">
          <w:rPr>
            <w:rFonts w:hint="eastAsia"/>
            <w:lang w:eastAsia="ja-JP"/>
          </w:rPr>
          <w:t>d</w:t>
        </w:r>
        <w:r w:rsidR="00E142B1">
          <w:rPr>
            <w:rFonts w:hint="eastAsia"/>
            <w:lang w:eastAsia="ja-JP"/>
          </w:rPr>
          <w:t>は</w:t>
        </w:r>
        <w:r w:rsidR="00E142B1">
          <w:rPr>
            <w:rFonts w:hint="eastAsia"/>
            <w:lang w:eastAsia="ja-JP"/>
          </w:rPr>
          <w:t>xxx</w:t>
        </w:r>
        <w:r w:rsidR="00E142B1">
          <w:rPr>
            <w:rFonts w:hint="eastAsia"/>
            <w:lang w:eastAsia="ja-JP"/>
          </w:rPr>
          <w:t>、</w:t>
        </w:r>
        <w:r w:rsidR="00E142B1">
          <w:rPr>
            <w:rFonts w:hint="eastAsia"/>
            <w:lang w:eastAsia="ja-JP"/>
          </w:rPr>
          <w:t>R^</w:t>
        </w:r>
        <w:r w:rsidR="00E142B1">
          <w:rPr>
            <w:rFonts w:hint="eastAsia"/>
            <w:lang w:eastAsia="ja-JP"/>
          </w:rPr>
          <w:t>は</w:t>
        </w:r>
        <w:r w:rsidR="00E142B1">
          <w:rPr>
            <w:rFonts w:hint="eastAsia"/>
            <w:lang w:eastAsia="ja-JP"/>
          </w:rPr>
          <w:t>xx</w:t>
        </w:r>
        <w:r w:rsidR="00E142B1">
          <w:rPr>
            <w:rFonts w:hint="eastAsia"/>
            <w:lang w:eastAsia="ja-JP"/>
          </w:rPr>
          <w:t>を示している。</w:t>
        </w:r>
      </w:ins>
    </w:p>
    <w:p w14:paraId="588166DF" w14:textId="0001504A" w:rsidR="00D90DBA" w:rsidRPr="00D90DBA" w:rsidRDefault="00D90DBA" w:rsidP="00D90DBA">
      <w:pPr>
        <w:pStyle w:val="a0"/>
        <w:jc w:val="center"/>
        <w:rPr>
          <w:rFonts w:hint="eastAsia"/>
          <w:lang w:eastAsia="ja-JP"/>
        </w:rPr>
        <w:pPrChange w:id="154" w:author="tomoyoshi yabu" w:date="2025-01-15T10:00:00Z" w16du:dateUtc="2025-01-15T01:00:00Z">
          <w:pPr>
            <w:pStyle w:val="FirstParagraph"/>
          </w:pPr>
        </w:pPrChange>
      </w:pPr>
      <w:ins w:id="155" w:author="tomoyoshi yabu" w:date="2025-01-15T10:00:00Z" w16du:dateUtc="2025-01-15T01:00:00Z">
        <w:r>
          <w:rPr>
            <w:rFonts w:hint="eastAsia"/>
            <w:lang w:eastAsia="ja-JP"/>
          </w:rPr>
          <w:t>表</w:t>
        </w:r>
      </w:ins>
      <w:ins w:id="156" w:author="tomoyoshi yabu" w:date="2025-01-15T10:01:00Z" w16du:dateUtc="2025-01-15T01:01:00Z">
        <w:r>
          <w:rPr>
            <w:rFonts w:hint="eastAsia"/>
            <w:lang w:eastAsia="ja-JP"/>
          </w:rPr>
          <w:t>xx</w:t>
        </w:r>
      </w:ins>
      <w:ins w:id="157" w:author="tomoyoshi yabu" w:date="2025-01-15T10:00:00Z" w16du:dateUtc="2025-01-15T01:00:00Z">
        <w:r>
          <w:rPr>
            <w:rFonts w:hint="eastAsia"/>
            <w:lang w:eastAsia="ja-JP"/>
          </w:rPr>
          <w:t>:</w:t>
        </w:r>
        <w:r>
          <w:rPr>
            <w:rFonts w:hint="eastAsia"/>
            <w:lang w:eastAsia="ja-JP"/>
          </w:rPr>
          <w:t xml:space="preserve">　</w:t>
        </w:r>
        <w:r>
          <w:rPr>
            <w:rFonts w:hint="eastAsia"/>
            <w:lang w:eastAsia="ja-JP"/>
          </w:rPr>
          <w:t>Two-way Fixed eff</w:t>
        </w:r>
      </w:ins>
      <w:ins w:id="158" w:author="tomoyoshi yabu" w:date="2025-01-15T10:01:00Z" w16du:dateUtc="2025-01-15T01:01:00Z">
        <w:r>
          <w:rPr>
            <w:rFonts w:hint="eastAsia"/>
            <w:lang w:eastAsia="ja-JP"/>
          </w:rPr>
          <w:t>cts</w:t>
        </w:r>
        <w:r>
          <w:rPr>
            <w:rFonts w:hint="eastAsia"/>
            <w:lang w:eastAsia="ja-JP"/>
          </w:rPr>
          <w:t>モデルの</w:t>
        </w:r>
      </w:ins>
      <w:ins w:id="159" w:author="tomoyoshi yabu" w:date="2025-01-15T10:00:00Z" w16du:dateUtc="2025-01-15T01:00:00Z">
        <w:r>
          <w:rPr>
            <w:rFonts w:hint="eastAsia"/>
            <w:lang w:eastAsia="ja-JP"/>
          </w:rPr>
          <w:t>推定結果</w:t>
        </w:r>
      </w:ins>
    </w:p>
    <w:tbl>
      <w:tblPr>
        <w:tblStyle w:val="Table"/>
        <w:tblW w:w="0" w:type="pct"/>
        <w:jc w:val="center"/>
        <w:tblLook w:val="07E0" w:firstRow="1" w:lastRow="1" w:firstColumn="1" w:lastColumn="1" w:noHBand="1" w:noVBand="1"/>
      </w:tblPr>
      <w:tblGrid>
        <w:gridCol w:w="890"/>
        <w:gridCol w:w="1064"/>
        <w:gridCol w:w="856"/>
        <w:gridCol w:w="1056"/>
        <w:gridCol w:w="1056"/>
        <w:gridCol w:w="492"/>
      </w:tblGrid>
      <w:tr w:rsidR="00692B7C" w14:paraId="18A85D06" w14:textId="77777777" w:rsidTr="005C6D4F">
        <w:trPr>
          <w:jc w:val="center"/>
        </w:trPr>
        <w:tc>
          <w:tcPr>
            <w:tcW w:w="0" w:type="auto"/>
            <w:tcBorders>
              <w:bottom w:val="single" w:sz="0" w:space="0" w:color="auto"/>
            </w:tcBorders>
            <w:vAlign w:val="bottom"/>
          </w:tcPr>
          <w:p w14:paraId="2BCBC236" w14:textId="77777777" w:rsidR="00692B7C" w:rsidRDefault="008C2AF3">
            <w:pPr>
              <w:pStyle w:val="Compact"/>
              <w:jc w:val="center"/>
            </w:pPr>
            <w:r>
              <w:t>params</w:t>
            </w:r>
          </w:p>
        </w:tc>
        <w:tc>
          <w:tcPr>
            <w:tcW w:w="0" w:type="auto"/>
            <w:tcBorders>
              <w:bottom w:val="single" w:sz="0" w:space="0" w:color="auto"/>
            </w:tcBorders>
            <w:vAlign w:val="bottom"/>
          </w:tcPr>
          <w:p w14:paraId="42E657AD" w14:textId="77777777" w:rsidR="00692B7C" w:rsidRDefault="008C2AF3">
            <w:pPr>
              <w:pStyle w:val="Compact"/>
              <w:jc w:val="center"/>
            </w:pPr>
            <w:commentRangeStart w:id="160"/>
            <w:r>
              <w:t>EAP</w:t>
            </w:r>
            <w:commentRangeEnd w:id="160"/>
            <w:r w:rsidR="00D90DBA">
              <w:rPr>
                <w:rStyle w:val="af1"/>
              </w:rPr>
              <w:commentReference w:id="160"/>
            </w:r>
          </w:p>
        </w:tc>
        <w:tc>
          <w:tcPr>
            <w:tcW w:w="0" w:type="auto"/>
            <w:tcBorders>
              <w:bottom w:val="single" w:sz="0" w:space="0" w:color="auto"/>
            </w:tcBorders>
            <w:vAlign w:val="bottom"/>
          </w:tcPr>
          <w:p w14:paraId="19BE5B52" w14:textId="77777777" w:rsidR="00692B7C" w:rsidRDefault="008C2AF3">
            <w:pPr>
              <w:pStyle w:val="Compact"/>
              <w:jc w:val="center"/>
            </w:pPr>
            <w:r>
              <w:t>post.sd</w:t>
            </w:r>
          </w:p>
        </w:tc>
        <w:tc>
          <w:tcPr>
            <w:tcW w:w="0" w:type="auto"/>
            <w:tcBorders>
              <w:bottom w:val="single" w:sz="0" w:space="0" w:color="auto"/>
            </w:tcBorders>
            <w:vAlign w:val="bottom"/>
          </w:tcPr>
          <w:p w14:paraId="36C2199A" w14:textId="77777777" w:rsidR="00692B7C" w:rsidRDefault="008C2AF3">
            <w:pPr>
              <w:pStyle w:val="Compact"/>
              <w:jc w:val="center"/>
            </w:pPr>
            <w:r>
              <w:t>95%</w:t>
            </w:r>
            <w:r>
              <w:t>下限</w:t>
            </w:r>
          </w:p>
        </w:tc>
        <w:tc>
          <w:tcPr>
            <w:tcW w:w="0" w:type="auto"/>
            <w:tcBorders>
              <w:bottom w:val="single" w:sz="0" w:space="0" w:color="auto"/>
            </w:tcBorders>
            <w:vAlign w:val="bottom"/>
          </w:tcPr>
          <w:p w14:paraId="4F5D075B" w14:textId="77777777" w:rsidR="00692B7C" w:rsidRDefault="008C2AF3">
            <w:pPr>
              <w:pStyle w:val="Compact"/>
              <w:jc w:val="center"/>
            </w:pPr>
            <w:r>
              <w:t>95%</w:t>
            </w:r>
            <w:r>
              <w:t>上限</w:t>
            </w:r>
          </w:p>
        </w:tc>
        <w:tc>
          <w:tcPr>
            <w:tcW w:w="0" w:type="auto"/>
            <w:tcBorders>
              <w:bottom w:val="single" w:sz="0" w:space="0" w:color="auto"/>
            </w:tcBorders>
            <w:vAlign w:val="bottom"/>
          </w:tcPr>
          <w:p w14:paraId="3EF002CE" w14:textId="77777777" w:rsidR="00692B7C" w:rsidRDefault="00000000">
            <w:pPr>
              <w:pStyle w:val="Compact"/>
              <w:jc w:val="center"/>
            </w:pPr>
            <m:oMathPara>
              <m:oMath>
                <m:acc>
                  <m:accPr>
                    <m:ctrlPr>
                      <w:rPr>
                        <w:rFonts w:ascii="Cambria Math" w:hAnsi="Cambria Math"/>
                      </w:rPr>
                    </m:ctrlPr>
                  </m:accPr>
                  <m:e>
                    <m:r>
                      <w:rPr>
                        <w:rFonts w:ascii="Cambria Math" w:hAnsi="Cambria Math"/>
                      </w:rPr>
                      <m:t>R</m:t>
                    </m:r>
                  </m:e>
                </m:acc>
              </m:oMath>
            </m:oMathPara>
          </w:p>
        </w:tc>
      </w:tr>
      <w:tr w:rsidR="00692B7C" w14:paraId="120DCAD6" w14:textId="77777777" w:rsidTr="005C6D4F">
        <w:trPr>
          <w:jc w:val="center"/>
        </w:trPr>
        <w:tc>
          <w:tcPr>
            <w:tcW w:w="0" w:type="auto"/>
          </w:tcPr>
          <w:p w14:paraId="0E056DE6" w14:textId="77777777" w:rsidR="00692B7C" w:rsidRDefault="008C2AF3">
            <w:pPr>
              <w:pStyle w:val="Compact"/>
              <w:jc w:val="center"/>
            </w:pPr>
            <m:oMathPara>
              <m:oMath>
                <m:r>
                  <w:rPr>
                    <w:rFonts w:ascii="Cambria Math" w:hAnsi="Cambria Math"/>
                  </w:rPr>
                  <m:t>β</m:t>
                </m:r>
              </m:oMath>
            </m:oMathPara>
          </w:p>
        </w:tc>
        <w:tc>
          <w:tcPr>
            <w:tcW w:w="0" w:type="auto"/>
          </w:tcPr>
          <w:p w14:paraId="0155C54F" w14:textId="77777777" w:rsidR="00692B7C" w:rsidRDefault="008C2AF3">
            <w:pPr>
              <w:pStyle w:val="Compact"/>
              <w:jc w:val="center"/>
            </w:pPr>
            <m:oMathPara>
              <m:oMath>
                <m:r>
                  <w:rPr>
                    <w:rFonts w:ascii="Cambria Math" w:hAnsi="Cambria Math"/>
                  </w:rPr>
                  <m:t>0.208</m:t>
                </m:r>
              </m:oMath>
            </m:oMathPara>
          </w:p>
        </w:tc>
        <w:tc>
          <w:tcPr>
            <w:tcW w:w="0" w:type="auto"/>
          </w:tcPr>
          <w:p w14:paraId="527F1661" w14:textId="77777777" w:rsidR="00692B7C" w:rsidRDefault="008C2AF3">
            <w:pPr>
              <w:pStyle w:val="Compact"/>
              <w:jc w:val="center"/>
            </w:pPr>
            <m:oMathPara>
              <m:oMath>
                <m:r>
                  <w:rPr>
                    <w:rFonts w:ascii="Cambria Math" w:hAnsi="Cambria Math"/>
                  </w:rPr>
                  <m:t>0.031</m:t>
                </m:r>
              </m:oMath>
            </m:oMathPara>
          </w:p>
        </w:tc>
        <w:tc>
          <w:tcPr>
            <w:tcW w:w="0" w:type="auto"/>
          </w:tcPr>
          <w:p w14:paraId="708A674B" w14:textId="77777777" w:rsidR="00692B7C" w:rsidRDefault="008C2AF3">
            <w:pPr>
              <w:pStyle w:val="Compact"/>
              <w:jc w:val="center"/>
            </w:pPr>
            <m:oMathPara>
              <m:oMath>
                <m:r>
                  <w:rPr>
                    <w:rFonts w:ascii="Cambria Math" w:hAnsi="Cambria Math"/>
                  </w:rPr>
                  <m:t>0.151</m:t>
                </m:r>
              </m:oMath>
            </m:oMathPara>
          </w:p>
        </w:tc>
        <w:tc>
          <w:tcPr>
            <w:tcW w:w="0" w:type="auto"/>
          </w:tcPr>
          <w:p w14:paraId="08A9AEAC" w14:textId="77777777" w:rsidR="00692B7C" w:rsidRDefault="008C2AF3">
            <w:pPr>
              <w:pStyle w:val="Compact"/>
              <w:jc w:val="center"/>
            </w:pPr>
            <m:oMathPara>
              <m:oMath>
                <m:r>
                  <w:rPr>
                    <w:rFonts w:ascii="Cambria Math" w:hAnsi="Cambria Math"/>
                  </w:rPr>
                  <m:t>0.266</m:t>
                </m:r>
              </m:oMath>
            </m:oMathPara>
          </w:p>
        </w:tc>
        <w:tc>
          <w:tcPr>
            <w:tcW w:w="0" w:type="auto"/>
          </w:tcPr>
          <w:p w14:paraId="709EAADD" w14:textId="77777777" w:rsidR="00692B7C" w:rsidRDefault="008C2AF3">
            <w:pPr>
              <w:pStyle w:val="Compact"/>
              <w:jc w:val="center"/>
            </w:pPr>
            <m:oMathPara>
              <m:oMath>
                <m:r>
                  <w:rPr>
                    <w:rFonts w:ascii="Cambria Math" w:hAnsi="Cambria Math"/>
                  </w:rPr>
                  <m:t>1.0</m:t>
                </m:r>
              </m:oMath>
            </m:oMathPara>
          </w:p>
        </w:tc>
      </w:tr>
      <w:tr w:rsidR="00692B7C" w14:paraId="1A517432" w14:textId="77777777" w:rsidTr="005C6D4F">
        <w:trPr>
          <w:jc w:val="center"/>
        </w:trPr>
        <w:tc>
          <w:tcPr>
            <w:tcW w:w="0" w:type="auto"/>
          </w:tcPr>
          <w:p w14:paraId="362B329C" w14:textId="77777777" w:rsidR="00692B7C" w:rsidRDefault="00000000">
            <w:pPr>
              <w:pStyle w:val="Compact"/>
              <w:jc w:val="center"/>
            </w:pPr>
            <m:oMathPara>
              <m:oMath>
                <m:sSub>
                  <m:sSubPr>
                    <m:ctrlPr>
                      <w:rPr>
                        <w:rFonts w:ascii="Cambria Math" w:hAnsi="Cambria Math"/>
                      </w:rPr>
                    </m:ctrlPr>
                  </m:sSubPr>
                  <m:e>
                    <m:r>
                      <w:rPr>
                        <w:rFonts w:ascii="Cambria Math" w:hAnsi="Cambria Math"/>
                      </w:rPr>
                      <m:t>μ</m:t>
                    </m:r>
                  </m:e>
                  <m:sub>
                    <m:r>
                      <m:rPr>
                        <m:nor/>
                      </m:rPr>
                      <m:t>island</m:t>
                    </m:r>
                  </m:sub>
                </m:sSub>
              </m:oMath>
            </m:oMathPara>
          </w:p>
        </w:tc>
        <w:tc>
          <w:tcPr>
            <w:tcW w:w="0" w:type="auto"/>
          </w:tcPr>
          <w:p w14:paraId="32414D5C" w14:textId="77777777" w:rsidR="00692B7C" w:rsidRDefault="008C2AF3">
            <w:pPr>
              <w:pStyle w:val="Compact"/>
              <w:jc w:val="center"/>
            </w:pPr>
            <m:oMathPara>
              <m:oMath>
                <m:r>
                  <w:rPr>
                    <w:rFonts w:ascii="Cambria Math" w:hAnsi="Cambria Math"/>
                  </w:rPr>
                  <m:t>6.342</m:t>
                </m:r>
              </m:oMath>
            </m:oMathPara>
          </w:p>
        </w:tc>
        <w:tc>
          <w:tcPr>
            <w:tcW w:w="0" w:type="auto"/>
          </w:tcPr>
          <w:p w14:paraId="0E418F3A" w14:textId="77777777" w:rsidR="00692B7C" w:rsidRDefault="008C2AF3">
            <w:pPr>
              <w:pStyle w:val="Compact"/>
              <w:jc w:val="center"/>
            </w:pPr>
            <m:oMathPara>
              <m:oMath>
                <m:r>
                  <w:rPr>
                    <w:rFonts w:ascii="Cambria Math" w:hAnsi="Cambria Math"/>
                  </w:rPr>
                  <m:t>0.249</m:t>
                </m:r>
              </m:oMath>
            </m:oMathPara>
          </w:p>
        </w:tc>
        <w:tc>
          <w:tcPr>
            <w:tcW w:w="0" w:type="auto"/>
          </w:tcPr>
          <w:p w14:paraId="04205E85" w14:textId="77777777" w:rsidR="00692B7C" w:rsidRDefault="008C2AF3">
            <w:pPr>
              <w:pStyle w:val="Compact"/>
              <w:jc w:val="center"/>
            </w:pPr>
            <m:oMathPara>
              <m:oMath>
                <m:r>
                  <w:rPr>
                    <w:rFonts w:ascii="Cambria Math" w:hAnsi="Cambria Math"/>
                  </w:rPr>
                  <m:t>5.858</m:t>
                </m:r>
              </m:oMath>
            </m:oMathPara>
          </w:p>
        </w:tc>
        <w:tc>
          <w:tcPr>
            <w:tcW w:w="0" w:type="auto"/>
          </w:tcPr>
          <w:p w14:paraId="68D6BB80" w14:textId="77777777" w:rsidR="00692B7C" w:rsidRDefault="008C2AF3">
            <w:pPr>
              <w:pStyle w:val="Compact"/>
              <w:jc w:val="center"/>
            </w:pPr>
            <m:oMathPara>
              <m:oMath>
                <m:r>
                  <w:rPr>
                    <w:rFonts w:ascii="Cambria Math" w:hAnsi="Cambria Math"/>
                  </w:rPr>
                  <m:t>6.794</m:t>
                </m:r>
              </m:oMath>
            </m:oMathPara>
          </w:p>
        </w:tc>
        <w:tc>
          <w:tcPr>
            <w:tcW w:w="0" w:type="auto"/>
          </w:tcPr>
          <w:p w14:paraId="10E41DA1" w14:textId="77777777" w:rsidR="00692B7C" w:rsidRDefault="008C2AF3">
            <w:pPr>
              <w:pStyle w:val="Compact"/>
              <w:jc w:val="center"/>
            </w:pPr>
            <m:oMathPara>
              <m:oMath>
                <m:r>
                  <w:rPr>
                    <w:rFonts w:ascii="Cambria Math" w:hAnsi="Cambria Math"/>
                  </w:rPr>
                  <m:t>1.0</m:t>
                </m:r>
              </m:oMath>
            </m:oMathPara>
          </w:p>
        </w:tc>
      </w:tr>
      <w:tr w:rsidR="00692B7C" w14:paraId="0DC86CD5" w14:textId="77777777" w:rsidTr="005C6D4F">
        <w:trPr>
          <w:jc w:val="center"/>
        </w:trPr>
        <w:tc>
          <w:tcPr>
            <w:tcW w:w="0" w:type="auto"/>
          </w:tcPr>
          <w:p w14:paraId="41E35950" w14:textId="77777777" w:rsidR="00692B7C" w:rsidRDefault="00000000">
            <w:pPr>
              <w:pStyle w:val="Compact"/>
              <w:jc w:val="center"/>
            </w:pPr>
            <m:oMathPara>
              <m:oMath>
                <m:sSub>
                  <m:sSubPr>
                    <m:ctrlPr>
                      <w:rPr>
                        <w:rFonts w:ascii="Cambria Math" w:hAnsi="Cambria Math"/>
                      </w:rPr>
                    </m:ctrlPr>
                  </m:sSubPr>
                  <m:e>
                    <m:r>
                      <w:rPr>
                        <w:rFonts w:ascii="Cambria Math" w:hAnsi="Cambria Math"/>
                      </w:rPr>
                      <m:t>σ</m:t>
                    </m:r>
                  </m:e>
                  <m:sub>
                    <m:r>
                      <m:rPr>
                        <m:nor/>
                      </m:rPr>
                      <m:t>island</m:t>
                    </m:r>
                  </m:sub>
                </m:sSub>
              </m:oMath>
            </m:oMathPara>
          </w:p>
        </w:tc>
        <w:tc>
          <w:tcPr>
            <w:tcW w:w="0" w:type="auto"/>
          </w:tcPr>
          <w:p w14:paraId="49E61FEA" w14:textId="77777777" w:rsidR="00692B7C" w:rsidRDefault="008C2AF3">
            <w:pPr>
              <w:pStyle w:val="Compact"/>
              <w:jc w:val="center"/>
            </w:pPr>
            <m:oMathPara>
              <m:oMath>
                <m:r>
                  <w:rPr>
                    <w:rFonts w:ascii="Cambria Math" w:hAnsi="Cambria Math"/>
                  </w:rPr>
                  <m:t>1.994</m:t>
                </m:r>
              </m:oMath>
            </m:oMathPara>
          </w:p>
        </w:tc>
        <w:tc>
          <w:tcPr>
            <w:tcW w:w="0" w:type="auto"/>
          </w:tcPr>
          <w:p w14:paraId="1C632349" w14:textId="77777777" w:rsidR="00692B7C" w:rsidRDefault="008C2AF3">
            <w:pPr>
              <w:pStyle w:val="Compact"/>
              <w:jc w:val="center"/>
            </w:pPr>
            <m:oMathPara>
              <m:oMath>
                <m:r>
                  <w:rPr>
                    <w:rFonts w:ascii="Cambria Math" w:hAnsi="Cambria Math"/>
                  </w:rPr>
                  <m:t>0.161</m:t>
                </m:r>
              </m:oMath>
            </m:oMathPara>
          </w:p>
        </w:tc>
        <w:tc>
          <w:tcPr>
            <w:tcW w:w="0" w:type="auto"/>
          </w:tcPr>
          <w:p w14:paraId="224D61BE" w14:textId="77777777" w:rsidR="00692B7C" w:rsidRDefault="008C2AF3">
            <w:pPr>
              <w:pStyle w:val="Compact"/>
              <w:jc w:val="center"/>
            </w:pPr>
            <m:oMathPara>
              <m:oMath>
                <m:r>
                  <w:rPr>
                    <w:rFonts w:ascii="Cambria Math" w:hAnsi="Cambria Math"/>
                  </w:rPr>
                  <m:t>1.702</m:t>
                </m:r>
              </m:oMath>
            </m:oMathPara>
          </w:p>
        </w:tc>
        <w:tc>
          <w:tcPr>
            <w:tcW w:w="0" w:type="auto"/>
          </w:tcPr>
          <w:p w14:paraId="0DAB6EAC" w14:textId="77777777" w:rsidR="00692B7C" w:rsidRDefault="008C2AF3">
            <w:pPr>
              <w:pStyle w:val="Compact"/>
              <w:jc w:val="center"/>
            </w:pPr>
            <m:oMathPara>
              <m:oMath>
                <m:r>
                  <w:rPr>
                    <w:rFonts w:ascii="Cambria Math" w:hAnsi="Cambria Math"/>
                  </w:rPr>
                  <m:t>2.307</m:t>
                </m:r>
              </m:oMath>
            </m:oMathPara>
          </w:p>
        </w:tc>
        <w:tc>
          <w:tcPr>
            <w:tcW w:w="0" w:type="auto"/>
          </w:tcPr>
          <w:p w14:paraId="04C17C41" w14:textId="77777777" w:rsidR="00692B7C" w:rsidRDefault="008C2AF3">
            <w:pPr>
              <w:pStyle w:val="Compact"/>
              <w:jc w:val="center"/>
            </w:pPr>
            <m:oMathPara>
              <m:oMath>
                <m:r>
                  <w:rPr>
                    <w:rFonts w:ascii="Cambria Math" w:hAnsi="Cambria Math"/>
                  </w:rPr>
                  <m:t>1.0</m:t>
                </m:r>
              </m:oMath>
            </m:oMathPara>
          </w:p>
        </w:tc>
      </w:tr>
      <w:tr w:rsidR="00692B7C" w14:paraId="777F452E" w14:textId="77777777" w:rsidTr="005C6D4F">
        <w:trPr>
          <w:jc w:val="center"/>
        </w:trPr>
        <w:tc>
          <w:tcPr>
            <w:tcW w:w="0" w:type="auto"/>
          </w:tcPr>
          <w:p w14:paraId="5D03E917" w14:textId="77777777" w:rsidR="00692B7C" w:rsidRDefault="00000000">
            <w:pPr>
              <w:pStyle w:val="Compact"/>
              <w:jc w:val="center"/>
            </w:pPr>
            <m:oMathPara>
              <m:oMath>
                <m:sSub>
                  <m:sSubPr>
                    <m:ctrlPr>
                      <w:rPr>
                        <w:rFonts w:ascii="Cambria Math" w:hAnsi="Cambria Math"/>
                      </w:rPr>
                    </m:ctrlPr>
                  </m:sSubPr>
                  <m:e>
                    <m:r>
                      <w:rPr>
                        <w:rFonts w:ascii="Cambria Math" w:hAnsi="Cambria Math"/>
                      </w:rPr>
                      <m:t>μ</m:t>
                    </m:r>
                  </m:e>
                  <m:sub>
                    <m:r>
                      <m:rPr>
                        <m:nor/>
                      </m:rPr>
                      <m:t>year</m:t>
                    </m:r>
                  </m:sub>
                </m:sSub>
              </m:oMath>
            </m:oMathPara>
          </w:p>
        </w:tc>
        <w:tc>
          <w:tcPr>
            <w:tcW w:w="0" w:type="auto"/>
          </w:tcPr>
          <w:p w14:paraId="7A11FCA8" w14:textId="77777777" w:rsidR="00692B7C" w:rsidRDefault="008C2AF3">
            <w:pPr>
              <w:pStyle w:val="Compact"/>
              <w:jc w:val="center"/>
            </w:pPr>
            <m:oMathPara>
              <m:oMath>
                <m:r>
                  <w:rPr>
                    <w:rFonts w:ascii="Cambria Math" w:hAnsi="Cambria Math"/>
                  </w:rPr>
                  <m:t>-0.659</m:t>
                </m:r>
              </m:oMath>
            </m:oMathPara>
          </w:p>
        </w:tc>
        <w:tc>
          <w:tcPr>
            <w:tcW w:w="0" w:type="auto"/>
          </w:tcPr>
          <w:p w14:paraId="1F16A90D" w14:textId="77777777" w:rsidR="00692B7C" w:rsidRDefault="008C2AF3">
            <w:pPr>
              <w:pStyle w:val="Compact"/>
              <w:jc w:val="center"/>
            </w:pPr>
            <m:oMathPara>
              <m:oMath>
                <m:r>
                  <w:rPr>
                    <w:rFonts w:ascii="Cambria Math" w:hAnsi="Cambria Math"/>
                  </w:rPr>
                  <m:t>0.202</m:t>
                </m:r>
              </m:oMath>
            </m:oMathPara>
          </w:p>
        </w:tc>
        <w:tc>
          <w:tcPr>
            <w:tcW w:w="0" w:type="auto"/>
          </w:tcPr>
          <w:p w14:paraId="4360207A" w14:textId="77777777" w:rsidR="00692B7C" w:rsidRDefault="008C2AF3">
            <w:pPr>
              <w:pStyle w:val="Compact"/>
              <w:jc w:val="center"/>
            </w:pPr>
            <m:oMathPara>
              <m:oMath>
                <m:r>
                  <w:rPr>
                    <w:rFonts w:ascii="Cambria Math" w:hAnsi="Cambria Math"/>
                  </w:rPr>
                  <m:t>-1.048</m:t>
                </m:r>
              </m:oMath>
            </m:oMathPara>
          </w:p>
        </w:tc>
        <w:tc>
          <w:tcPr>
            <w:tcW w:w="0" w:type="auto"/>
          </w:tcPr>
          <w:p w14:paraId="59CAD078" w14:textId="77777777" w:rsidR="00692B7C" w:rsidRDefault="008C2AF3">
            <w:pPr>
              <w:pStyle w:val="Compact"/>
              <w:jc w:val="center"/>
            </w:pPr>
            <m:oMathPara>
              <m:oMath>
                <m:r>
                  <w:rPr>
                    <w:rFonts w:ascii="Cambria Math" w:hAnsi="Cambria Math"/>
                  </w:rPr>
                  <m:t>-0.285</m:t>
                </m:r>
              </m:oMath>
            </m:oMathPara>
          </w:p>
        </w:tc>
        <w:tc>
          <w:tcPr>
            <w:tcW w:w="0" w:type="auto"/>
          </w:tcPr>
          <w:p w14:paraId="54AC77DD" w14:textId="77777777" w:rsidR="00692B7C" w:rsidRDefault="008C2AF3">
            <w:pPr>
              <w:pStyle w:val="Compact"/>
              <w:jc w:val="center"/>
            </w:pPr>
            <m:oMathPara>
              <m:oMath>
                <m:r>
                  <w:rPr>
                    <w:rFonts w:ascii="Cambria Math" w:hAnsi="Cambria Math"/>
                  </w:rPr>
                  <m:t>1.0</m:t>
                </m:r>
              </m:oMath>
            </m:oMathPara>
          </w:p>
        </w:tc>
      </w:tr>
      <w:tr w:rsidR="00692B7C" w14:paraId="0A4E4C7C" w14:textId="77777777" w:rsidTr="005C6D4F">
        <w:trPr>
          <w:jc w:val="center"/>
        </w:trPr>
        <w:tc>
          <w:tcPr>
            <w:tcW w:w="0" w:type="auto"/>
          </w:tcPr>
          <w:p w14:paraId="688DE521" w14:textId="77777777" w:rsidR="00692B7C" w:rsidRDefault="00000000">
            <w:pPr>
              <w:pStyle w:val="Compact"/>
              <w:jc w:val="center"/>
            </w:pPr>
            <m:oMathPara>
              <m:oMath>
                <m:sSub>
                  <m:sSubPr>
                    <m:ctrlPr>
                      <w:rPr>
                        <w:rFonts w:ascii="Cambria Math" w:hAnsi="Cambria Math"/>
                      </w:rPr>
                    </m:ctrlPr>
                  </m:sSubPr>
                  <m:e>
                    <m:r>
                      <w:rPr>
                        <w:rFonts w:ascii="Cambria Math" w:hAnsi="Cambria Math"/>
                      </w:rPr>
                      <m:t>σ</m:t>
                    </m:r>
                  </m:e>
                  <m:sub>
                    <m:r>
                      <m:rPr>
                        <m:nor/>
                      </m:rPr>
                      <m:t>year</m:t>
                    </m:r>
                  </m:sub>
                </m:sSub>
              </m:oMath>
            </m:oMathPara>
          </w:p>
        </w:tc>
        <w:tc>
          <w:tcPr>
            <w:tcW w:w="0" w:type="auto"/>
          </w:tcPr>
          <w:p w14:paraId="269C00BA" w14:textId="77777777" w:rsidR="00692B7C" w:rsidRDefault="008C2AF3">
            <w:pPr>
              <w:pStyle w:val="Compact"/>
              <w:jc w:val="center"/>
            </w:pPr>
            <m:oMathPara>
              <m:oMath>
                <m:r>
                  <w:rPr>
                    <w:rFonts w:ascii="Cambria Math" w:hAnsi="Cambria Math"/>
                  </w:rPr>
                  <m:t>0.577</m:t>
                </m:r>
              </m:oMath>
            </m:oMathPara>
          </w:p>
        </w:tc>
        <w:tc>
          <w:tcPr>
            <w:tcW w:w="0" w:type="auto"/>
          </w:tcPr>
          <w:p w14:paraId="49D49BF6" w14:textId="77777777" w:rsidR="00692B7C" w:rsidRDefault="008C2AF3">
            <w:pPr>
              <w:pStyle w:val="Compact"/>
              <w:jc w:val="center"/>
            </w:pPr>
            <m:oMathPara>
              <m:oMath>
                <m:r>
                  <w:rPr>
                    <w:rFonts w:ascii="Cambria Math" w:hAnsi="Cambria Math"/>
                  </w:rPr>
                  <m:t>0.146</m:t>
                </m:r>
              </m:oMath>
            </m:oMathPara>
          </w:p>
        </w:tc>
        <w:tc>
          <w:tcPr>
            <w:tcW w:w="0" w:type="auto"/>
          </w:tcPr>
          <w:p w14:paraId="7C7015A3" w14:textId="77777777" w:rsidR="00692B7C" w:rsidRDefault="008C2AF3">
            <w:pPr>
              <w:pStyle w:val="Compact"/>
              <w:jc w:val="center"/>
            </w:pPr>
            <m:oMathPara>
              <m:oMath>
                <m:r>
                  <w:rPr>
                    <w:rFonts w:ascii="Cambria Math" w:hAnsi="Cambria Math"/>
                  </w:rPr>
                  <m:t>0.345</m:t>
                </m:r>
              </m:oMath>
            </m:oMathPara>
          </w:p>
        </w:tc>
        <w:tc>
          <w:tcPr>
            <w:tcW w:w="0" w:type="auto"/>
          </w:tcPr>
          <w:p w14:paraId="72FB1648" w14:textId="77777777" w:rsidR="00692B7C" w:rsidRDefault="008C2AF3">
            <w:pPr>
              <w:pStyle w:val="Compact"/>
              <w:jc w:val="center"/>
            </w:pPr>
            <m:oMathPara>
              <m:oMath>
                <m:r>
                  <w:rPr>
                    <w:rFonts w:ascii="Cambria Math" w:hAnsi="Cambria Math"/>
                  </w:rPr>
                  <m:t>0.846</m:t>
                </m:r>
              </m:oMath>
            </m:oMathPara>
          </w:p>
        </w:tc>
        <w:tc>
          <w:tcPr>
            <w:tcW w:w="0" w:type="auto"/>
          </w:tcPr>
          <w:p w14:paraId="2592C2F7" w14:textId="77777777" w:rsidR="00692B7C" w:rsidRDefault="008C2AF3">
            <w:pPr>
              <w:pStyle w:val="Compact"/>
              <w:jc w:val="center"/>
            </w:pPr>
            <m:oMathPara>
              <m:oMath>
                <m:r>
                  <w:rPr>
                    <w:rFonts w:ascii="Cambria Math" w:hAnsi="Cambria Math"/>
                  </w:rPr>
                  <m:t>1.0</m:t>
                </m:r>
              </m:oMath>
            </m:oMathPara>
          </w:p>
        </w:tc>
      </w:tr>
      <w:tr w:rsidR="00692B7C" w14:paraId="2BF44922" w14:textId="77777777" w:rsidTr="005C6D4F">
        <w:trPr>
          <w:jc w:val="center"/>
        </w:trPr>
        <w:tc>
          <w:tcPr>
            <w:tcW w:w="0" w:type="auto"/>
          </w:tcPr>
          <w:p w14:paraId="78D8E0D9" w14:textId="77777777" w:rsidR="00692B7C" w:rsidRDefault="008C2AF3">
            <w:pPr>
              <w:pStyle w:val="Compact"/>
              <w:jc w:val="center"/>
            </w:pPr>
            <m:oMathPara>
              <m:oMath>
                <m:r>
                  <w:rPr>
                    <w:rFonts w:ascii="Cambria Math" w:hAnsi="Cambria Math"/>
                  </w:rPr>
                  <m:t>σ</m:t>
                </m:r>
              </m:oMath>
            </m:oMathPara>
          </w:p>
        </w:tc>
        <w:tc>
          <w:tcPr>
            <w:tcW w:w="0" w:type="auto"/>
          </w:tcPr>
          <w:p w14:paraId="3336E0B1" w14:textId="77777777" w:rsidR="00692B7C" w:rsidRDefault="008C2AF3">
            <w:pPr>
              <w:pStyle w:val="Compact"/>
              <w:jc w:val="center"/>
            </w:pPr>
            <m:oMathPara>
              <m:oMath>
                <m:r>
                  <w:rPr>
                    <w:rFonts w:ascii="Cambria Math" w:hAnsi="Cambria Math"/>
                  </w:rPr>
                  <m:t>0.143</m:t>
                </m:r>
              </m:oMath>
            </m:oMathPara>
          </w:p>
        </w:tc>
        <w:tc>
          <w:tcPr>
            <w:tcW w:w="0" w:type="auto"/>
          </w:tcPr>
          <w:p w14:paraId="5B56A384" w14:textId="77777777" w:rsidR="00692B7C" w:rsidRDefault="008C2AF3">
            <w:pPr>
              <w:pStyle w:val="Compact"/>
              <w:jc w:val="center"/>
            </w:pPr>
            <m:oMathPara>
              <m:oMath>
                <m:r>
                  <w:rPr>
                    <w:rFonts w:ascii="Cambria Math" w:hAnsi="Cambria Math"/>
                  </w:rPr>
                  <m:t>0.009</m:t>
                </m:r>
              </m:oMath>
            </m:oMathPara>
          </w:p>
        </w:tc>
        <w:tc>
          <w:tcPr>
            <w:tcW w:w="0" w:type="auto"/>
          </w:tcPr>
          <w:p w14:paraId="25CBE828" w14:textId="77777777" w:rsidR="00692B7C" w:rsidRDefault="008C2AF3">
            <w:pPr>
              <w:pStyle w:val="Compact"/>
              <w:jc w:val="center"/>
            </w:pPr>
            <m:oMathPara>
              <m:oMath>
                <m:r>
                  <w:rPr>
                    <w:rFonts w:ascii="Cambria Math" w:hAnsi="Cambria Math"/>
                  </w:rPr>
                  <m:t>0.126</m:t>
                </m:r>
              </m:oMath>
            </m:oMathPara>
          </w:p>
        </w:tc>
        <w:tc>
          <w:tcPr>
            <w:tcW w:w="0" w:type="auto"/>
          </w:tcPr>
          <w:p w14:paraId="1A95FAE9" w14:textId="77777777" w:rsidR="00692B7C" w:rsidRDefault="008C2AF3">
            <w:pPr>
              <w:pStyle w:val="Compact"/>
              <w:jc w:val="center"/>
            </w:pPr>
            <m:oMathPara>
              <m:oMath>
                <m:r>
                  <w:rPr>
                    <w:rFonts w:ascii="Cambria Math" w:hAnsi="Cambria Math"/>
                  </w:rPr>
                  <m:t>0.160</m:t>
                </m:r>
              </m:oMath>
            </m:oMathPara>
          </w:p>
        </w:tc>
        <w:tc>
          <w:tcPr>
            <w:tcW w:w="0" w:type="auto"/>
          </w:tcPr>
          <w:p w14:paraId="06C76EDA" w14:textId="77777777" w:rsidR="00692B7C" w:rsidRDefault="008C2AF3">
            <w:pPr>
              <w:pStyle w:val="Compact"/>
              <w:jc w:val="center"/>
            </w:pPr>
            <m:oMathPara>
              <m:oMath>
                <m:r>
                  <w:rPr>
                    <w:rFonts w:ascii="Cambria Math" w:hAnsi="Cambria Math"/>
                  </w:rPr>
                  <m:t>1.0</m:t>
                </m:r>
              </m:oMath>
            </m:oMathPara>
          </w:p>
        </w:tc>
      </w:tr>
      <w:tr w:rsidR="00692B7C" w14:paraId="0A8D37A8" w14:textId="77777777" w:rsidTr="005C6D4F">
        <w:trPr>
          <w:jc w:val="center"/>
        </w:trPr>
        <w:tc>
          <w:tcPr>
            <w:tcW w:w="0" w:type="auto"/>
          </w:tcPr>
          <w:p w14:paraId="55A67012" w14:textId="77777777" w:rsidR="00692B7C" w:rsidRDefault="008C2AF3">
            <w:pPr>
              <w:pStyle w:val="Compact"/>
              <w:jc w:val="center"/>
            </w:pPr>
            <m:oMathPara>
              <m:oMath>
                <m:r>
                  <w:rPr>
                    <w:rFonts w:ascii="Cambria Math" w:hAnsi="Cambria Math"/>
                  </w:rPr>
                  <m:t>ν</m:t>
                </m:r>
              </m:oMath>
            </m:oMathPara>
          </w:p>
        </w:tc>
        <w:tc>
          <w:tcPr>
            <w:tcW w:w="0" w:type="auto"/>
          </w:tcPr>
          <w:p w14:paraId="6D2650C2" w14:textId="77777777" w:rsidR="00692B7C" w:rsidRDefault="008C2AF3">
            <w:pPr>
              <w:pStyle w:val="Compact"/>
              <w:jc w:val="center"/>
            </w:pPr>
            <m:oMathPara>
              <m:oMath>
                <m:r>
                  <w:rPr>
                    <w:rFonts w:ascii="Cambria Math" w:hAnsi="Cambria Math"/>
                  </w:rPr>
                  <m:t>2.221</m:t>
                </m:r>
              </m:oMath>
            </m:oMathPara>
          </w:p>
        </w:tc>
        <w:tc>
          <w:tcPr>
            <w:tcW w:w="0" w:type="auto"/>
          </w:tcPr>
          <w:p w14:paraId="71F503BB" w14:textId="77777777" w:rsidR="00692B7C" w:rsidRDefault="008C2AF3">
            <w:pPr>
              <w:pStyle w:val="Compact"/>
              <w:jc w:val="center"/>
            </w:pPr>
            <m:oMathPara>
              <m:oMath>
                <m:r>
                  <w:rPr>
                    <w:rFonts w:ascii="Cambria Math" w:hAnsi="Cambria Math"/>
                  </w:rPr>
                  <m:t>0.271</m:t>
                </m:r>
              </m:oMath>
            </m:oMathPara>
          </w:p>
        </w:tc>
        <w:tc>
          <w:tcPr>
            <w:tcW w:w="0" w:type="auto"/>
          </w:tcPr>
          <w:p w14:paraId="5F9D1471" w14:textId="77777777" w:rsidR="00692B7C" w:rsidRDefault="008C2AF3">
            <w:pPr>
              <w:pStyle w:val="Compact"/>
              <w:jc w:val="center"/>
            </w:pPr>
            <m:oMathPara>
              <m:oMath>
                <m:r>
                  <w:rPr>
                    <w:rFonts w:ascii="Cambria Math" w:hAnsi="Cambria Math"/>
                  </w:rPr>
                  <m:t>1.731</m:t>
                </m:r>
              </m:oMath>
            </m:oMathPara>
          </w:p>
        </w:tc>
        <w:tc>
          <w:tcPr>
            <w:tcW w:w="0" w:type="auto"/>
          </w:tcPr>
          <w:p w14:paraId="28262877" w14:textId="77777777" w:rsidR="00692B7C" w:rsidRDefault="008C2AF3">
            <w:pPr>
              <w:pStyle w:val="Compact"/>
              <w:jc w:val="center"/>
            </w:pPr>
            <m:oMathPara>
              <m:oMath>
                <m:r>
                  <w:rPr>
                    <w:rFonts w:ascii="Cambria Math" w:hAnsi="Cambria Math"/>
                  </w:rPr>
                  <m:t>2.728</m:t>
                </m:r>
              </m:oMath>
            </m:oMathPara>
          </w:p>
        </w:tc>
        <w:tc>
          <w:tcPr>
            <w:tcW w:w="0" w:type="auto"/>
          </w:tcPr>
          <w:p w14:paraId="5AEB28E8" w14:textId="77777777" w:rsidR="00692B7C" w:rsidRDefault="008C2AF3">
            <w:pPr>
              <w:pStyle w:val="Compact"/>
              <w:jc w:val="center"/>
            </w:pPr>
            <m:oMathPara>
              <m:oMath>
                <m:r>
                  <w:rPr>
                    <w:rFonts w:ascii="Cambria Math" w:hAnsi="Cambria Math"/>
                  </w:rPr>
                  <m:t>1.0</m:t>
                </m:r>
              </m:oMath>
            </m:oMathPara>
          </w:p>
        </w:tc>
      </w:tr>
    </w:tbl>
    <w:p w14:paraId="669CE6AB" w14:textId="77777777" w:rsidR="00692B7C" w:rsidRDefault="008C2AF3" w:rsidP="00E3648F">
      <w:pPr>
        <w:pStyle w:val="aa"/>
        <w:rPr>
          <w:lang w:eastAsia="ja-JP"/>
        </w:rPr>
      </w:pPr>
      <w:r>
        <w:rPr>
          <w:lang w:eastAsia="ja-JP"/>
        </w:rPr>
        <w:t>注</w:t>
      </w:r>
      <w:r>
        <w:rPr>
          <w:lang w:eastAsia="ja-JP"/>
        </w:rPr>
        <w:t xml:space="preserve">: </w:t>
      </w:r>
      <m:oMath>
        <m:r>
          <w:rPr>
            <w:rFonts w:ascii="Cambria Math" w:hAnsi="Cambria Math"/>
            <w:lang w:eastAsia="ja-JP"/>
          </w:rPr>
          <m:t>β</m:t>
        </m:r>
      </m:oMath>
      <w:r>
        <w:rPr>
          <w:lang w:eastAsia="ja-JP"/>
        </w:rPr>
        <w:t xml:space="preserve"> </w:t>
      </w:r>
      <w:r>
        <w:rPr>
          <w:lang w:eastAsia="ja-JP"/>
        </w:rPr>
        <w:t>は介入効果を示すパラメータ．</w:t>
      </w:r>
      <m:oMath>
        <m:sSub>
          <m:sSubPr>
            <m:ctrlPr>
              <w:rPr>
                <w:rFonts w:ascii="Cambria Math" w:hAnsi="Cambria Math"/>
              </w:rPr>
            </m:ctrlPr>
          </m:sSubPr>
          <m:e>
            <m:r>
              <w:rPr>
                <w:rFonts w:ascii="Cambria Math" w:hAnsi="Cambria Math"/>
                <w:lang w:eastAsia="ja-JP"/>
              </w:rPr>
              <m:t>μ</m:t>
            </m:r>
          </m:e>
          <m:sub>
            <m:r>
              <m:rPr>
                <m:nor/>
              </m:rPr>
              <w:rPr>
                <w:lang w:eastAsia="ja-JP"/>
              </w:rPr>
              <m:t>island</m:t>
            </m:r>
          </m:sub>
        </m:sSub>
      </m:oMath>
      <w:r>
        <w:rPr>
          <w:lang w:eastAsia="ja-JP"/>
        </w:rPr>
        <w:t xml:space="preserve"> </w:t>
      </w:r>
      <w:r>
        <w:rPr>
          <w:lang w:eastAsia="ja-JP"/>
        </w:rPr>
        <w:t>は島効果の期待値のハイパーパラメータ．</w:t>
      </w:r>
      <m:oMath>
        <m:sSub>
          <m:sSubPr>
            <m:ctrlPr>
              <w:rPr>
                <w:rFonts w:ascii="Cambria Math" w:hAnsi="Cambria Math"/>
              </w:rPr>
            </m:ctrlPr>
          </m:sSubPr>
          <m:e>
            <m:r>
              <w:rPr>
                <w:rFonts w:ascii="Cambria Math" w:hAnsi="Cambria Math"/>
                <w:lang w:eastAsia="ja-JP"/>
              </w:rPr>
              <m:t>σ</m:t>
            </m:r>
          </m:e>
          <m:sub>
            <m:r>
              <m:rPr>
                <m:nor/>
              </m:rPr>
              <w:rPr>
                <w:lang w:eastAsia="ja-JP"/>
              </w:rPr>
              <m:t>island</m:t>
            </m:r>
          </m:sub>
        </m:sSub>
      </m:oMath>
      <w:r>
        <w:rPr>
          <w:lang w:eastAsia="ja-JP"/>
        </w:rPr>
        <w:t xml:space="preserve"> </w:t>
      </w:r>
      <w:r>
        <w:rPr>
          <w:lang w:eastAsia="ja-JP"/>
        </w:rPr>
        <w:t>は島効果の分散のハイパーパラメータ．</w:t>
      </w:r>
      <m:oMath>
        <m:sSub>
          <m:sSubPr>
            <m:ctrlPr>
              <w:rPr>
                <w:rFonts w:ascii="Cambria Math" w:hAnsi="Cambria Math"/>
              </w:rPr>
            </m:ctrlPr>
          </m:sSubPr>
          <m:e>
            <m:r>
              <w:rPr>
                <w:rFonts w:ascii="Cambria Math" w:hAnsi="Cambria Math"/>
                <w:lang w:eastAsia="ja-JP"/>
              </w:rPr>
              <m:t>μ</m:t>
            </m:r>
          </m:e>
          <m:sub>
            <m:r>
              <m:rPr>
                <m:nor/>
              </m:rPr>
              <w:rPr>
                <w:lang w:eastAsia="ja-JP"/>
              </w:rPr>
              <m:t>year</m:t>
            </m:r>
          </m:sub>
        </m:sSub>
      </m:oMath>
      <w:r>
        <w:rPr>
          <w:lang w:eastAsia="ja-JP"/>
        </w:rPr>
        <w:t xml:space="preserve"> </w:t>
      </w:r>
      <w:r>
        <w:rPr>
          <w:lang w:eastAsia="ja-JP"/>
        </w:rPr>
        <w:t>年効果の期待値のハイパーパラメータ．</w:t>
      </w:r>
      <m:oMath>
        <m:sSub>
          <m:sSubPr>
            <m:ctrlPr>
              <w:rPr>
                <w:rFonts w:ascii="Cambria Math" w:hAnsi="Cambria Math"/>
              </w:rPr>
            </m:ctrlPr>
          </m:sSubPr>
          <m:e>
            <m:r>
              <w:rPr>
                <w:rFonts w:ascii="Cambria Math" w:hAnsi="Cambria Math"/>
                <w:lang w:eastAsia="ja-JP"/>
              </w:rPr>
              <m:t>σ</m:t>
            </m:r>
          </m:e>
          <m:sub>
            <m:r>
              <m:rPr>
                <m:nor/>
              </m:rPr>
              <w:rPr>
                <w:lang w:eastAsia="ja-JP"/>
              </w:rPr>
              <m:t>year</m:t>
            </m:r>
          </m:sub>
        </m:sSub>
      </m:oMath>
      <w:r>
        <w:rPr>
          <w:lang w:eastAsia="ja-JP"/>
        </w:rPr>
        <w:t xml:space="preserve"> </w:t>
      </w:r>
      <w:r>
        <w:rPr>
          <w:lang w:eastAsia="ja-JP"/>
        </w:rPr>
        <w:t>は年効果の分散のハイパーパラメータ．</w:t>
      </w:r>
      <m:oMath>
        <m:r>
          <w:rPr>
            <w:rFonts w:ascii="Cambria Math" w:hAnsi="Cambria Math"/>
            <w:lang w:eastAsia="ja-JP"/>
          </w:rPr>
          <m:t>σ</m:t>
        </m:r>
      </m:oMath>
      <w:r>
        <w:rPr>
          <w:lang w:eastAsia="ja-JP"/>
        </w:rPr>
        <w:t xml:space="preserve"> </w:t>
      </w:r>
      <w:r>
        <w:rPr>
          <w:lang w:eastAsia="ja-JP"/>
        </w:rPr>
        <w:t>は誤差項の標準偏差．</w:t>
      </w:r>
      <m:oMath>
        <m:r>
          <w:rPr>
            <w:rFonts w:ascii="Cambria Math" w:hAnsi="Cambria Math"/>
            <w:lang w:eastAsia="ja-JP"/>
          </w:rPr>
          <m:t>ν</m:t>
        </m:r>
      </m:oMath>
      <w:r>
        <w:rPr>
          <w:lang w:eastAsia="ja-JP"/>
        </w:rPr>
        <w:t xml:space="preserve"> </w:t>
      </w:r>
      <w:r>
        <w:rPr>
          <w:lang w:eastAsia="ja-JP"/>
        </w:rPr>
        <w:t>は</w:t>
      </w:r>
      <w:r>
        <w:rPr>
          <w:lang w:eastAsia="ja-JP"/>
        </w:rPr>
        <w:t xml:space="preserve"> </w:t>
      </w:r>
      <m:oMath>
        <m:r>
          <m:rPr>
            <m:nor/>
          </m:rPr>
          <w:rPr>
            <w:lang w:eastAsia="ja-JP"/>
          </w:rPr>
          <m:t>Student-t</m:t>
        </m:r>
      </m:oMath>
      <w:r>
        <w:rPr>
          <w:lang w:eastAsia="ja-JP"/>
        </w:rPr>
        <w:t xml:space="preserve"> </w:t>
      </w:r>
      <w:r>
        <w:rPr>
          <w:lang w:eastAsia="ja-JP"/>
        </w:rPr>
        <w:t>分布の自由度パラメータ．</w:t>
      </w:r>
      <w:r>
        <w:rPr>
          <w:lang w:eastAsia="ja-JP"/>
        </w:rPr>
        <w:t xml:space="preserve">EAP </w:t>
      </w:r>
      <w:r>
        <w:rPr>
          <w:lang w:eastAsia="ja-JP"/>
        </w:rPr>
        <w:t>は事後期待値．</w:t>
      </w:r>
      <w:r>
        <w:rPr>
          <w:lang w:eastAsia="ja-JP"/>
        </w:rPr>
        <w:t xml:space="preserve">post.sd </w:t>
      </w:r>
      <w:r>
        <w:rPr>
          <w:lang w:eastAsia="ja-JP"/>
        </w:rPr>
        <w:t>は事後標準偏差．</w:t>
      </w:r>
      <w:r>
        <w:rPr>
          <w:lang w:eastAsia="ja-JP"/>
        </w:rPr>
        <w:t>95%</w:t>
      </w:r>
      <w:r>
        <w:rPr>
          <w:lang w:eastAsia="ja-JP"/>
        </w:rPr>
        <w:t>下限及び</w:t>
      </w:r>
      <w:r>
        <w:rPr>
          <w:lang w:eastAsia="ja-JP"/>
        </w:rPr>
        <w:t xml:space="preserve"> 95%</w:t>
      </w:r>
      <w:r>
        <w:rPr>
          <w:lang w:eastAsia="ja-JP"/>
        </w:rPr>
        <w:t>上限は信用区間．</w:t>
      </w:r>
      <m:oMath>
        <m:acc>
          <m:accPr>
            <m:ctrlPr>
              <w:rPr>
                <w:rFonts w:ascii="Cambria Math" w:hAnsi="Cambria Math"/>
              </w:rPr>
            </m:ctrlPr>
          </m:accPr>
          <m:e>
            <m:r>
              <w:rPr>
                <w:rFonts w:ascii="Cambria Math" w:hAnsi="Cambria Math"/>
                <w:lang w:eastAsia="ja-JP"/>
              </w:rPr>
              <m:t>R</m:t>
            </m:r>
          </m:e>
        </m:acc>
      </m:oMath>
      <w:r>
        <w:rPr>
          <w:lang w:eastAsia="ja-JP"/>
        </w:rPr>
        <w:t xml:space="preserve"> </w:t>
      </w:r>
      <w:r>
        <w:rPr>
          <w:lang w:eastAsia="ja-JP"/>
        </w:rPr>
        <w:t>はゲルマン・ルービンの収束診断であり</w:t>
      </w:r>
      <w:r>
        <w:rPr>
          <w:lang w:eastAsia="ja-JP"/>
        </w:rPr>
        <w:t xml:space="preserve"> 1.1 </w:t>
      </w:r>
      <w:r>
        <w:rPr>
          <w:lang w:eastAsia="ja-JP"/>
        </w:rPr>
        <w:t>以下で収束したと判断する．</w:t>
      </w:r>
    </w:p>
    <w:p w14:paraId="2C4A28A1" w14:textId="77777777" w:rsidR="00692B7C" w:rsidRDefault="008C2AF3">
      <w:pPr>
        <w:pStyle w:val="a0"/>
        <w:rPr>
          <w:lang w:eastAsia="ja-JP"/>
        </w:rPr>
      </w:pPr>
      <w:r>
        <w:rPr>
          <w:lang w:eastAsia="ja-JP"/>
        </w:rPr>
        <w:lastRenderedPageBreak/>
        <w:t>介入効果を示すパラメータである</w:t>
      </w:r>
      <w:r>
        <w:rPr>
          <w:lang w:eastAsia="ja-JP"/>
        </w:rPr>
        <w:t xml:space="preserve"> </w:t>
      </w:r>
      <m:oMath>
        <m:r>
          <w:rPr>
            <w:rFonts w:ascii="Cambria Math" w:hAnsi="Cambria Math"/>
            <w:lang w:eastAsia="ja-JP"/>
          </w:rPr>
          <m:t>β</m:t>
        </m:r>
      </m:oMath>
      <w:r>
        <w:rPr>
          <w:lang w:eastAsia="ja-JP"/>
        </w:rPr>
        <w:t xml:space="preserve"> </w:t>
      </w:r>
      <w:r>
        <w:rPr>
          <w:lang w:eastAsia="ja-JP"/>
        </w:rPr>
        <w:t>は</w:t>
      </w:r>
      <w:r>
        <w:rPr>
          <w:lang w:eastAsia="ja-JP"/>
        </w:rPr>
        <w:t xml:space="preserve"> </w:t>
      </w:r>
      <m:oMath>
        <m:r>
          <w:rPr>
            <w:rFonts w:ascii="Cambria Math" w:hAnsi="Cambria Math"/>
            <w:lang w:eastAsia="ja-JP"/>
          </w:rPr>
          <m:t>0.208</m:t>
        </m:r>
      </m:oMath>
      <w:r>
        <w:rPr>
          <w:lang w:eastAsia="ja-JP"/>
        </w:rPr>
        <w:t xml:space="preserve"> </w:t>
      </w:r>
      <w:r>
        <w:rPr>
          <w:lang w:eastAsia="ja-JP"/>
        </w:rPr>
        <w:t>と推定された．</w:t>
      </w:r>
      <m:oMath>
        <m:r>
          <w:rPr>
            <w:rFonts w:ascii="Cambria Math" w:hAnsi="Cambria Math"/>
            <w:lang w:eastAsia="ja-JP"/>
          </w:rPr>
          <m:t>95%</m:t>
        </m:r>
      </m:oMath>
      <w:r>
        <w:rPr>
          <w:lang w:eastAsia="ja-JP"/>
        </w:rPr>
        <w:t xml:space="preserve"> </w:t>
      </w:r>
      <w:r>
        <w:rPr>
          <w:lang w:eastAsia="ja-JP"/>
        </w:rPr>
        <w:t>信用区間は</w:t>
      </w:r>
      <w:r>
        <w:rPr>
          <w:lang w:eastAsia="ja-JP"/>
        </w:rPr>
        <w:t xml:space="preserve"> </w:t>
      </w:r>
      <m:oMath>
        <m:r>
          <w:rPr>
            <w:rFonts w:ascii="Cambria Math" w:hAnsi="Cambria Math"/>
            <w:lang w:eastAsia="ja-JP"/>
          </w:rPr>
          <m:t>0</m:t>
        </m:r>
      </m:oMath>
      <w:r>
        <w:rPr>
          <w:lang w:eastAsia="ja-JP"/>
        </w:rPr>
        <w:t xml:space="preserve"> </w:t>
      </w:r>
      <w:r>
        <w:rPr>
          <w:lang w:eastAsia="ja-JP"/>
        </w:rPr>
        <w:t>を含まず，介入効果が正，つまり介入後には介入前より人口が増加する確率は</w:t>
      </w:r>
      <w:r>
        <w:rPr>
          <w:lang w:eastAsia="ja-JP"/>
        </w:rPr>
        <w:t xml:space="preserve"> </w:t>
      </w:r>
      <m:oMath>
        <m:r>
          <w:rPr>
            <w:rFonts w:ascii="Cambria Math" w:hAnsi="Cambria Math"/>
            <w:lang w:eastAsia="ja-JP"/>
          </w:rPr>
          <m:t>100%</m:t>
        </m:r>
      </m:oMath>
      <w:r>
        <w:rPr>
          <w:lang w:eastAsia="ja-JP"/>
        </w:rPr>
        <w:t xml:space="preserve"> </w:t>
      </w:r>
      <w:r>
        <w:rPr>
          <w:lang w:eastAsia="ja-JP"/>
        </w:rPr>
        <w:t>と推定された．被説明変数は対数値であるため指数変換により評価すると架橋後の人口は平均</w:t>
      </w:r>
      <w:r>
        <w:rPr>
          <w:lang w:eastAsia="ja-JP"/>
        </w:rPr>
        <w:t xml:space="preserve"> </w:t>
      </w:r>
      <m:oMath>
        <m:r>
          <w:rPr>
            <w:rFonts w:ascii="Cambria Math" w:hAnsi="Cambria Math"/>
            <w:lang w:eastAsia="ja-JP"/>
          </w:rPr>
          <m:t>23.18%</m:t>
        </m:r>
      </m:oMath>
      <w:r>
        <w:rPr>
          <w:lang w:eastAsia="ja-JP"/>
        </w:rPr>
        <w:t xml:space="preserve"> </w:t>
      </w:r>
      <w:r>
        <w:rPr>
          <w:lang w:eastAsia="ja-JP"/>
        </w:rPr>
        <w:t>増加する．</w:t>
      </w:r>
    </w:p>
    <w:p w14:paraId="340581A7" w14:textId="77777777" w:rsidR="00692B7C" w:rsidRDefault="008C2AF3">
      <w:pPr>
        <w:pStyle w:val="3"/>
        <w:rPr>
          <w:lang w:eastAsia="ja-JP"/>
        </w:rPr>
      </w:pPr>
      <w:bookmarkStart w:id="161" w:name="dynamic-twfe-1"/>
      <m:oMath>
        <m:r>
          <m:rPr>
            <m:sty m:val="bi"/>
          </m:rPr>
          <w:rPr>
            <w:rFonts w:ascii="Cambria Math" w:hAnsi="Cambria Math"/>
            <w:lang w:eastAsia="ja-JP"/>
          </w:rPr>
          <m:t>3.2</m:t>
        </m:r>
      </m:oMath>
      <w:r>
        <w:rPr>
          <w:lang w:eastAsia="ja-JP"/>
        </w:rPr>
        <w:t xml:space="preserve"> Dynamic TWFE</w:t>
      </w:r>
      <w:bookmarkEnd w:id="161"/>
    </w:p>
    <w:p w14:paraId="524BC35A" w14:textId="77777777" w:rsidR="00692B7C" w:rsidRDefault="008C2AF3">
      <w:pPr>
        <w:pStyle w:val="FirstParagraph"/>
        <w:rPr>
          <w:lang w:eastAsia="ja-JP"/>
        </w:rPr>
      </w:pPr>
      <w:r>
        <w:rPr>
          <w:lang w:eastAsia="ja-JP"/>
        </w:rPr>
        <w:t>下の表は介入の効果を時間変化させる</w:t>
      </w:r>
      <w:r>
        <w:rPr>
          <w:lang w:eastAsia="ja-JP"/>
        </w:rPr>
        <w:t xml:space="preserve"> Dynamic TWFE </w:t>
      </w:r>
      <w:r>
        <w:rPr>
          <w:lang w:eastAsia="ja-JP"/>
        </w:rPr>
        <w:t>モデルの推定結果である．</w:t>
      </w:r>
    </w:p>
    <w:tbl>
      <w:tblPr>
        <w:tblStyle w:val="Table"/>
        <w:tblW w:w="0" w:type="pct"/>
        <w:jc w:val="center"/>
        <w:tblLook w:val="07E0" w:firstRow="1" w:lastRow="1" w:firstColumn="1" w:lastColumn="1" w:noHBand="1" w:noVBand="1"/>
      </w:tblPr>
      <w:tblGrid>
        <w:gridCol w:w="800"/>
        <w:gridCol w:w="882"/>
        <w:gridCol w:w="856"/>
        <w:gridCol w:w="1102"/>
        <w:gridCol w:w="1102"/>
        <w:gridCol w:w="492"/>
      </w:tblGrid>
      <w:tr w:rsidR="00692B7C" w14:paraId="6B688712" w14:textId="77777777" w:rsidTr="00E3648F">
        <w:trPr>
          <w:jc w:val="center"/>
        </w:trPr>
        <w:tc>
          <w:tcPr>
            <w:tcW w:w="0" w:type="auto"/>
            <w:tcBorders>
              <w:bottom w:val="single" w:sz="0" w:space="0" w:color="auto"/>
            </w:tcBorders>
            <w:vAlign w:val="bottom"/>
          </w:tcPr>
          <w:p w14:paraId="3F922BD0" w14:textId="77777777" w:rsidR="00692B7C" w:rsidRDefault="008C2AF3">
            <w:pPr>
              <w:pStyle w:val="Compact"/>
              <w:jc w:val="center"/>
            </w:pPr>
            <w:r>
              <w:t>param</w:t>
            </w:r>
          </w:p>
        </w:tc>
        <w:tc>
          <w:tcPr>
            <w:tcW w:w="0" w:type="auto"/>
            <w:tcBorders>
              <w:bottom w:val="single" w:sz="0" w:space="0" w:color="auto"/>
            </w:tcBorders>
            <w:vAlign w:val="bottom"/>
          </w:tcPr>
          <w:p w14:paraId="65A7956A" w14:textId="77777777" w:rsidR="00692B7C" w:rsidRDefault="008C2AF3">
            <w:pPr>
              <w:pStyle w:val="Compact"/>
              <w:jc w:val="center"/>
            </w:pPr>
            <w:r>
              <w:t>EAP</w:t>
            </w:r>
          </w:p>
        </w:tc>
        <w:tc>
          <w:tcPr>
            <w:tcW w:w="0" w:type="auto"/>
            <w:tcBorders>
              <w:bottom w:val="single" w:sz="0" w:space="0" w:color="auto"/>
            </w:tcBorders>
            <w:vAlign w:val="bottom"/>
          </w:tcPr>
          <w:p w14:paraId="691BEEF4" w14:textId="77777777" w:rsidR="00692B7C" w:rsidRDefault="008C2AF3">
            <w:pPr>
              <w:pStyle w:val="Compact"/>
              <w:jc w:val="center"/>
            </w:pPr>
            <w:r>
              <w:t>post.sd</w:t>
            </w:r>
          </w:p>
        </w:tc>
        <w:tc>
          <w:tcPr>
            <w:tcW w:w="0" w:type="auto"/>
            <w:tcBorders>
              <w:bottom w:val="single" w:sz="0" w:space="0" w:color="auto"/>
            </w:tcBorders>
            <w:vAlign w:val="bottom"/>
          </w:tcPr>
          <w:p w14:paraId="6FAAF29C" w14:textId="77777777" w:rsidR="00692B7C" w:rsidRDefault="008C2AF3">
            <w:pPr>
              <w:pStyle w:val="Compact"/>
              <w:jc w:val="center"/>
            </w:pPr>
            <w:r>
              <w:t xml:space="preserve">95% </w:t>
            </w:r>
            <w:r>
              <w:t>下側</w:t>
            </w:r>
          </w:p>
        </w:tc>
        <w:tc>
          <w:tcPr>
            <w:tcW w:w="0" w:type="auto"/>
            <w:tcBorders>
              <w:bottom w:val="single" w:sz="0" w:space="0" w:color="auto"/>
            </w:tcBorders>
            <w:vAlign w:val="bottom"/>
          </w:tcPr>
          <w:p w14:paraId="0C2A4110" w14:textId="77777777" w:rsidR="00692B7C" w:rsidRDefault="008C2AF3">
            <w:pPr>
              <w:pStyle w:val="Compact"/>
              <w:jc w:val="center"/>
            </w:pPr>
            <w:r>
              <w:t xml:space="preserve">95% </w:t>
            </w:r>
            <w:r>
              <w:t>上側</w:t>
            </w:r>
          </w:p>
        </w:tc>
        <w:tc>
          <w:tcPr>
            <w:tcW w:w="0" w:type="auto"/>
            <w:tcBorders>
              <w:bottom w:val="single" w:sz="0" w:space="0" w:color="auto"/>
            </w:tcBorders>
            <w:vAlign w:val="bottom"/>
          </w:tcPr>
          <w:p w14:paraId="4C0EB5FD" w14:textId="77777777" w:rsidR="00692B7C" w:rsidRDefault="00000000">
            <w:pPr>
              <w:pStyle w:val="Compact"/>
              <w:jc w:val="center"/>
            </w:pPr>
            <m:oMathPara>
              <m:oMath>
                <m:acc>
                  <m:accPr>
                    <m:ctrlPr>
                      <w:rPr>
                        <w:rFonts w:ascii="Cambria Math" w:hAnsi="Cambria Math"/>
                      </w:rPr>
                    </m:ctrlPr>
                  </m:accPr>
                  <m:e>
                    <m:r>
                      <w:rPr>
                        <w:rFonts w:ascii="Cambria Math" w:hAnsi="Cambria Math"/>
                      </w:rPr>
                      <m:t>R</m:t>
                    </m:r>
                  </m:e>
                </m:acc>
              </m:oMath>
            </m:oMathPara>
          </w:p>
        </w:tc>
      </w:tr>
      <w:tr w:rsidR="00692B7C" w14:paraId="69C684AD" w14:textId="77777777" w:rsidTr="00E3648F">
        <w:trPr>
          <w:jc w:val="center"/>
        </w:trPr>
        <w:tc>
          <w:tcPr>
            <w:tcW w:w="0" w:type="auto"/>
          </w:tcPr>
          <w:p w14:paraId="2412A76A" w14:textId="77777777" w:rsidR="00692B7C" w:rsidRDefault="00000000">
            <w:pPr>
              <w:pStyle w:val="Compact"/>
              <w:jc w:val="center"/>
            </w:pPr>
            <m:oMathPara>
              <m:oMath>
                <m:sSub>
                  <m:sSubPr>
                    <m:ctrlPr>
                      <w:rPr>
                        <w:rFonts w:ascii="Cambria Math" w:hAnsi="Cambria Math"/>
                      </w:rPr>
                    </m:ctrlPr>
                  </m:sSubPr>
                  <m:e>
                    <m:r>
                      <w:rPr>
                        <w:rFonts w:ascii="Cambria Math" w:hAnsi="Cambria Math"/>
                      </w:rPr>
                      <m:t>μ</m:t>
                    </m:r>
                  </m:e>
                  <m:sub>
                    <m:r>
                      <m:rPr>
                        <m:nor/>
                      </m:rPr>
                      <m:t>island</m:t>
                    </m:r>
                  </m:sub>
                </m:sSub>
              </m:oMath>
            </m:oMathPara>
          </w:p>
        </w:tc>
        <w:tc>
          <w:tcPr>
            <w:tcW w:w="0" w:type="auto"/>
          </w:tcPr>
          <w:p w14:paraId="7AAD5A4E" w14:textId="77777777" w:rsidR="00692B7C" w:rsidRDefault="008C2AF3">
            <w:pPr>
              <w:pStyle w:val="Compact"/>
              <w:jc w:val="center"/>
            </w:pPr>
            <m:oMathPara>
              <m:oMath>
                <m:r>
                  <w:rPr>
                    <w:rFonts w:ascii="Cambria Math" w:hAnsi="Cambria Math"/>
                  </w:rPr>
                  <m:t>6.489</m:t>
                </m:r>
              </m:oMath>
            </m:oMathPara>
          </w:p>
        </w:tc>
        <w:tc>
          <w:tcPr>
            <w:tcW w:w="0" w:type="auto"/>
          </w:tcPr>
          <w:p w14:paraId="676E6981" w14:textId="77777777" w:rsidR="00692B7C" w:rsidRDefault="008C2AF3">
            <w:pPr>
              <w:pStyle w:val="Compact"/>
              <w:jc w:val="center"/>
            </w:pPr>
            <m:oMathPara>
              <m:oMath>
                <m:r>
                  <w:rPr>
                    <w:rFonts w:ascii="Cambria Math" w:hAnsi="Cambria Math"/>
                  </w:rPr>
                  <m:t>0.258</m:t>
                </m:r>
              </m:oMath>
            </m:oMathPara>
          </w:p>
        </w:tc>
        <w:tc>
          <w:tcPr>
            <w:tcW w:w="0" w:type="auto"/>
          </w:tcPr>
          <w:p w14:paraId="11D26DC8" w14:textId="77777777" w:rsidR="00692B7C" w:rsidRDefault="008C2AF3">
            <w:pPr>
              <w:pStyle w:val="Compact"/>
              <w:jc w:val="center"/>
            </w:pPr>
            <m:oMathPara>
              <m:oMath>
                <m:r>
                  <w:rPr>
                    <w:rFonts w:ascii="Cambria Math" w:hAnsi="Cambria Math"/>
                  </w:rPr>
                  <m:t>5.993</m:t>
                </m:r>
              </m:oMath>
            </m:oMathPara>
          </w:p>
        </w:tc>
        <w:tc>
          <w:tcPr>
            <w:tcW w:w="0" w:type="auto"/>
          </w:tcPr>
          <w:p w14:paraId="50CA450E" w14:textId="77777777" w:rsidR="00692B7C" w:rsidRDefault="008C2AF3">
            <w:pPr>
              <w:pStyle w:val="Compact"/>
              <w:jc w:val="center"/>
            </w:pPr>
            <m:oMathPara>
              <m:oMath>
                <m:r>
                  <w:rPr>
                    <w:rFonts w:ascii="Cambria Math" w:hAnsi="Cambria Math"/>
                  </w:rPr>
                  <m:t>7.006</m:t>
                </m:r>
              </m:oMath>
            </m:oMathPara>
          </w:p>
        </w:tc>
        <w:tc>
          <w:tcPr>
            <w:tcW w:w="0" w:type="auto"/>
          </w:tcPr>
          <w:p w14:paraId="7AC81B26" w14:textId="77777777" w:rsidR="00692B7C" w:rsidRDefault="008C2AF3">
            <w:pPr>
              <w:pStyle w:val="Compact"/>
              <w:jc w:val="center"/>
            </w:pPr>
            <m:oMathPara>
              <m:oMath>
                <m:r>
                  <w:rPr>
                    <w:rFonts w:ascii="Cambria Math" w:hAnsi="Cambria Math"/>
                  </w:rPr>
                  <m:t>1.0</m:t>
                </m:r>
              </m:oMath>
            </m:oMathPara>
          </w:p>
        </w:tc>
      </w:tr>
      <w:tr w:rsidR="00692B7C" w14:paraId="074D087D" w14:textId="77777777" w:rsidTr="00E3648F">
        <w:trPr>
          <w:jc w:val="center"/>
        </w:trPr>
        <w:tc>
          <w:tcPr>
            <w:tcW w:w="0" w:type="auto"/>
          </w:tcPr>
          <w:p w14:paraId="7FDCD50F" w14:textId="77777777" w:rsidR="00692B7C" w:rsidRDefault="00000000">
            <w:pPr>
              <w:pStyle w:val="Compact"/>
              <w:jc w:val="center"/>
            </w:pPr>
            <m:oMathPara>
              <m:oMath>
                <m:sSub>
                  <m:sSubPr>
                    <m:ctrlPr>
                      <w:rPr>
                        <w:rFonts w:ascii="Cambria Math" w:hAnsi="Cambria Math"/>
                      </w:rPr>
                    </m:ctrlPr>
                  </m:sSubPr>
                  <m:e>
                    <m:r>
                      <w:rPr>
                        <w:rFonts w:ascii="Cambria Math" w:hAnsi="Cambria Math"/>
                      </w:rPr>
                      <m:t>σ</m:t>
                    </m:r>
                  </m:e>
                  <m:sub>
                    <m:r>
                      <m:rPr>
                        <m:nor/>
                      </m:rPr>
                      <m:t>island</m:t>
                    </m:r>
                  </m:sub>
                </m:sSub>
              </m:oMath>
            </m:oMathPara>
          </w:p>
        </w:tc>
        <w:tc>
          <w:tcPr>
            <w:tcW w:w="0" w:type="auto"/>
          </w:tcPr>
          <w:p w14:paraId="55E69616" w14:textId="77777777" w:rsidR="00692B7C" w:rsidRDefault="008C2AF3">
            <w:pPr>
              <w:pStyle w:val="Compact"/>
              <w:jc w:val="center"/>
            </w:pPr>
            <m:oMathPara>
              <m:oMath>
                <m:r>
                  <w:rPr>
                    <w:rFonts w:ascii="Cambria Math" w:hAnsi="Cambria Math"/>
                  </w:rPr>
                  <m:t>1.966</m:t>
                </m:r>
              </m:oMath>
            </m:oMathPara>
          </w:p>
        </w:tc>
        <w:tc>
          <w:tcPr>
            <w:tcW w:w="0" w:type="auto"/>
          </w:tcPr>
          <w:p w14:paraId="0A18AABA" w14:textId="77777777" w:rsidR="00692B7C" w:rsidRDefault="008C2AF3">
            <w:pPr>
              <w:pStyle w:val="Compact"/>
              <w:jc w:val="center"/>
            </w:pPr>
            <m:oMathPara>
              <m:oMath>
                <m:r>
                  <w:rPr>
                    <w:rFonts w:ascii="Cambria Math" w:hAnsi="Cambria Math"/>
                  </w:rPr>
                  <m:t>0.163</m:t>
                </m:r>
              </m:oMath>
            </m:oMathPara>
          </w:p>
        </w:tc>
        <w:tc>
          <w:tcPr>
            <w:tcW w:w="0" w:type="auto"/>
          </w:tcPr>
          <w:p w14:paraId="6F5A6826" w14:textId="77777777" w:rsidR="00692B7C" w:rsidRDefault="008C2AF3">
            <w:pPr>
              <w:pStyle w:val="Compact"/>
              <w:jc w:val="center"/>
            </w:pPr>
            <m:oMathPara>
              <m:oMath>
                <m:r>
                  <w:rPr>
                    <w:rFonts w:ascii="Cambria Math" w:hAnsi="Cambria Math"/>
                  </w:rPr>
                  <m:t>1.646</m:t>
                </m:r>
              </m:oMath>
            </m:oMathPara>
          </w:p>
        </w:tc>
        <w:tc>
          <w:tcPr>
            <w:tcW w:w="0" w:type="auto"/>
          </w:tcPr>
          <w:p w14:paraId="7A5A7E0D" w14:textId="77777777" w:rsidR="00692B7C" w:rsidRDefault="008C2AF3">
            <w:pPr>
              <w:pStyle w:val="Compact"/>
              <w:jc w:val="center"/>
            </w:pPr>
            <m:oMathPara>
              <m:oMath>
                <m:r>
                  <w:rPr>
                    <w:rFonts w:ascii="Cambria Math" w:hAnsi="Cambria Math"/>
                  </w:rPr>
                  <m:t>2.284</m:t>
                </m:r>
              </m:oMath>
            </m:oMathPara>
          </w:p>
        </w:tc>
        <w:tc>
          <w:tcPr>
            <w:tcW w:w="0" w:type="auto"/>
          </w:tcPr>
          <w:p w14:paraId="7CA2A97D" w14:textId="77777777" w:rsidR="00692B7C" w:rsidRDefault="008C2AF3">
            <w:pPr>
              <w:pStyle w:val="Compact"/>
              <w:jc w:val="center"/>
            </w:pPr>
            <m:oMathPara>
              <m:oMath>
                <m:r>
                  <w:rPr>
                    <w:rFonts w:ascii="Cambria Math" w:hAnsi="Cambria Math"/>
                  </w:rPr>
                  <m:t>1.0</m:t>
                </m:r>
              </m:oMath>
            </m:oMathPara>
          </w:p>
        </w:tc>
      </w:tr>
      <w:tr w:rsidR="00692B7C" w14:paraId="45318C33" w14:textId="77777777" w:rsidTr="00E3648F">
        <w:trPr>
          <w:jc w:val="center"/>
        </w:trPr>
        <w:tc>
          <w:tcPr>
            <w:tcW w:w="0" w:type="auto"/>
          </w:tcPr>
          <w:p w14:paraId="314B626D" w14:textId="77777777" w:rsidR="00692B7C" w:rsidRDefault="00000000">
            <w:pPr>
              <w:pStyle w:val="Compact"/>
              <w:jc w:val="center"/>
            </w:pPr>
            <m:oMathPara>
              <m:oMath>
                <m:sSub>
                  <m:sSubPr>
                    <m:ctrlPr>
                      <w:rPr>
                        <w:rFonts w:ascii="Cambria Math" w:hAnsi="Cambria Math"/>
                      </w:rPr>
                    </m:ctrlPr>
                  </m:sSubPr>
                  <m:e>
                    <m:r>
                      <w:rPr>
                        <w:rFonts w:ascii="Cambria Math" w:hAnsi="Cambria Math"/>
                      </w:rPr>
                      <m:t>μ</m:t>
                    </m:r>
                  </m:e>
                  <m:sub>
                    <m:r>
                      <m:rPr>
                        <m:nor/>
                      </m:rPr>
                      <m:t>year</m:t>
                    </m:r>
                  </m:sub>
                </m:sSub>
              </m:oMath>
            </m:oMathPara>
          </w:p>
        </w:tc>
        <w:tc>
          <w:tcPr>
            <w:tcW w:w="0" w:type="auto"/>
          </w:tcPr>
          <w:p w14:paraId="340BC039" w14:textId="77777777" w:rsidR="00692B7C" w:rsidRDefault="008C2AF3">
            <w:pPr>
              <w:pStyle w:val="Compact"/>
              <w:jc w:val="center"/>
            </w:pPr>
            <m:oMathPara>
              <m:oMath>
                <m:r>
                  <w:rPr>
                    <w:rFonts w:ascii="Cambria Math" w:hAnsi="Cambria Math"/>
                  </w:rPr>
                  <m:t>-0.758</m:t>
                </m:r>
              </m:oMath>
            </m:oMathPara>
          </w:p>
        </w:tc>
        <w:tc>
          <w:tcPr>
            <w:tcW w:w="0" w:type="auto"/>
          </w:tcPr>
          <w:p w14:paraId="41DA0F44" w14:textId="77777777" w:rsidR="00692B7C" w:rsidRDefault="008C2AF3">
            <w:pPr>
              <w:pStyle w:val="Compact"/>
              <w:jc w:val="center"/>
            </w:pPr>
            <m:oMathPara>
              <m:oMath>
                <m:r>
                  <w:rPr>
                    <w:rFonts w:ascii="Cambria Math" w:hAnsi="Cambria Math"/>
                  </w:rPr>
                  <m:t>0.225</m:t>
                </m:r>
              </m:oMath>
            </m:oMathPara>
          </w:p>
        </w:tc>
        <w:tc>
          <w:tcPr>
            <w:tcW w:w="0" w:type="auto"/>
          </w:tcPr>
          <w:p w14:paraId="65888542" w14:textId="77777777" w:rsidR="00692B7C" w:rsidRDefault="008C2AF3">
            <w:pPr>
              <w:pStyle w:val="Compact"/>
              <w:jc w:val="center"/>
            </w:pPr>
            <m:oMathPara>
              <m:oMath>
                <m:r>
                  <w:rPr>
                    <w:rFonts w:ascii="Cambria Math" w:hAnsi="Cambria Math"/>
                  </w:rPr>
                  <m:t>-1.196</m:t>
                </m:r>
              </m:oMath>
            </m:oMathPara>
          </w:p>
        </w:tc>
        <w:tc>
          <w:tcPr>
            <w:tcW w:w="0" w:type="auto"/>
          </w:tcPr>
          <w:p w14:paraId="416D21D9" w14:textId="77777777" w:rsidR="00692B7C" w:rsidRDefault="008C2AF3">
            <w:pPr>
              <w:pStyle w:val="Compact"/>
              <w:jc w:val="center"/>
            </w:pPr>
            <m:oMathPara>
              <m:oMath>
                <m:r>
                  <w:rPr>
                    <w:rFonts w:ascii="Cambria Math" w:hAnsi="Cambria Math"/>
                  </w:rPr>
                  <m:t>-0.304</m:t>
                </m:r>
              </m:oMath>
            </m:oMathPara>
          </w:p>
        </w:tc>
        <w:tc>
          <w:tcPr>
            <w:tcW w:w="0" w:type="auto"/>
          </w:tcPr>
          <w:p w14:paraId="12B858C0" w14:textId="77777777" w:rsidR="00692B7C" w:rsidRDefault="008C2AF3">
            <w:pPr>
              <w:pStyle w:val="Compact"/>
              <w:jc w:val="center"/>
            </w:pPr>
            <m:oMathPara>
              <m:oMath>
                <m:r>
                  <w:rPr>
                    <w:rFonts w:ascii="Cambria Math" w:hAnsi="Cambria Math"/>
                  </w:rPr>
                  <m:t>1.0</m:t>
                </m:r>
              </m:oMath>
            </m:oMathPara>
          </w:p>
        </w:tc>
      </w:tr>
      <w:tr w:rsidR="00692B7C" w14:paraId="2C40F35F" w14:textId="77777777" w:rsidTr="00E3648F">
        <w:trPr>
          <w:jc w:val="center"/>
        </w:trPr>
        <w:tc>
          <w:tcPr>
            <w:tcW w:w="0" w:type="auto"/>
          </w:tcPr>
          <w:p w14:paraId="18DC6130" w14:textId="77777777" w:rsidR="00692B7C" w:rsidRDefault="00000000">
            <w:pPr>
              <w:pStyle w:val="Compact"/>
              <w:jc w:val="center"/>
            </w:pPr>
            <m:oMathPara>
              <m:oMath>
                <m:sSub>
                  <m:sSubPr>
                    <m:ctrlPr>
                      <w:rPr>
                        <w:rFonts w:ascii="Cambria Math" w:hAnsi="Cambria Math"/>
                      </w:rPr>
                    </m:ctrlPr>
                  </m:sSubPr>
                  <m:e>
                    <m:r>
                      <w:rPr>
                        <w:rFonts w:ascii="Cambria Math" w:hAnsi="Cambria Math"/>
                      </w:rPr>
                      <m:t>σ</m:t>
                    </m:r>
                  </m:e>
                  <m:sub>
                    <m:r>
                      <m:rPr>
                        <m:nor/>
                      </m:rPr>
                      <m:t>year</m:t>
                    </m:r>
                  </m:sub>
                </m:sSub>
              </m:oMath>
            </m:oMathPara>
          </w:p>
        </w:tc>
        <w:tc>
          <w:tcPr>
            <w:tcW w:w="0" w:type="auto"/>
          </w:tcPr>
          <w:p w14:paraId="59892E0D" w14:textId="77777777" w:rsidR="00692B7C" w:rsidRDefault="008C2AF3">
            <w:pPr>
              <w:pStyle w:val="Compact"/>
              <w:jc w:val="center"/>
            </w:pPr>
            <m:oMathPara>
              <m:oMath>
                <m:r>
                  <w:rPr>
                    <w:rFonts w:ascii="Cambria Math" w:hAnsi="Cambria Math"/>
                  </w:rPr>
                  <m:t>0.643</m:t>
                </m:r>
              </m:oMath>
            </m:oMathPara>
          </w:p>
        </w:tc>
        <w:tc>
          <w:tcPr>
            <w:tcW w:w="0" w:type="auto"/>
          </w:tcPr>
          <w:p w14:paraId="7EB88ABA" w14:textId="77777777" w:rsidR="00692B7C" w:rsidRDefault="008C2AF3">
            <w:pPr>
              <w:pStyle w:val="Compact"/>
              <w:jc w:val="center"/>
            </w:pPr>
            <m:oMathPara>
              <m:oMath>
                <m:r>
                  <w:rPr>
                    <w:rFonts w:ascii="Cambria Math" w:hAnsi="Cambria Math"/>
                  </w:rPr>
                  <m:t>0.161</m:t>
                </m:r>
              </m:oMath>
            </m:oMathPara>
          </w:p>
        </w:tc>
        <w:tc>
          <w:tcPr>
            <w:tcW w:w="0" w:type="auto"/>
          </w:tcPr>
          <w:p w14:paraId="08AEF1E4" w14:textId="77777777" w:rsidR="00692B7C" w:rsidRDefault="008C2AF3">
            <w:pPr>
              <w:pStyle w:val="Compact"/>
              <w:jc w:val="center"/>
            </w:pPr>
            <m:oMathPara>
              <m:oMath>
                <m:r>
                  <w:rPr>
                    <w:rFonts w:ascii="Cambria Math" w:hAnsi="Cambria Math"/>
                  </w:rPr>
                  <m:t>0.380</m:t>
                </m:r>
              </m:oMath>
            </m:oMathPara>
          </w:p>
        </w:tc>
        <w:tc>
          <w:tcPr>
            <w:tcW w:w="0" w:type="auto"/>
          </w:tcPr>
          <w:p w14:paraId="3A827618" w14:textId="77777777" w:rsidR="00692B7C" w:rsidRDefault="008C2AF3">
            <w:pPr>
              <w:pStyle w:val="Compact"/>
              <w:jc w:val="center"/>
            </w:pPr>
            <m:oMathPara>
              <m:oMath>
                <m:r>
                  <w:rPr>
                    <w:rFonts w:ascii="Cambria Math" w:hAnsi="Cambria Math"/>
                  </w:rPr>
                  <m:t>0.951</m:t>
                </m:r>
              </m:oMath>
            </m:oMathPara>
          </w:p>
        </w:tc>
        <w:tc>
          <w:tcPr>
            <w:tcW w:w="0" w:type="auto"/>
          </w:tcPr>
          <w:p w14:paraId="39F94E63" w14:textId="77777777" w:rsidR="00692B7C" w:rsidRDefault="008C2AF3">
            <w:pPr>
              <w:pStyle w:val="Compact"/>
              <w:jc w:val="center"/>
            </w:pPr>
            <m:oMathPara>
              <m:oMath>
                <m:r>
                  <w:rPr>
                    <w:rFonts w:ascii="Cambria Math" w:hAnsi="Cambria Math"/>
                  </w:rPr>
                  <m:t>1.0</m:t>
                </m:r>
              </m:oMath>
            </m:oMathPara>
          </w:p>
        </w:tc>
      </w:tr>
      <w:tr w:rsidR="00692B7C" w14:paraId="569E6E5E" w14:textId="77777777" w:rsidTr="00E3648F">
        <w:trPr>
          <w:jc w:val="center"/>
        </w:trPr>
        <w:tc>
          <w:tcPr>
            <w:tcW w:w="0" w:type="auto"/>
          </w:tcPr>
          <w:p w14:paraId="52C56152" w14:textId="77777777" w:rsidR="00692B7C" w:rsidRDefault="008C2AF3">
            <w:pPr>
              <w:pStyle w:val="Compact"/>
              <w:jc w:val="center"/>
            </w:pPr>
            <m:oMathPara>
              <m:oMath>
                <m:r>
                  <w:rPr>
                    <w:rFonts w:ascii="Cambria Math" w:hAnsi="Cambria Math"/>
                  </w:rPr>
                  <m:t>σ</m:t>
                </m:r>
              </m:oMath>
            </m:oMathPara>
          </w:p>
        </w:tc>
        <w:tc>
          <w:tcPr>
            <w:tcW w:w="0" w:type="auto"/>
          </w:tcPr>
          <w:p w14:paraId="79337082" w14:textId="77777777" w:rsidR="00692B7C" w:rsidRDefault="008C2AF3">
            <w:pPr>
              <w:pStyle w:val="Compact"/>
              <w:jc w:val="center"/>
            </w:pPr>
            <m:oMathPara>
              <m:oMath>
                <m:r>
                  <w:rPr>
                    <w:rFonts w:ascii="Cambria Math" w:hAnsi="Cambria Math"/>
                  </w:rPr>
                  <m:t>0.119</m:t>
                </m:r>
              </m:oMath>
            </m:oMathPara>
          </w:p>
        </w:tc>
        <w:tc>
          <w:tcPr>
            <w:tcW w:w="0" w:type="auto"/>
          </w:tcPr>
          <w:p w14:paraId="457036BE" w14:textId="77777777" w:rsidR="00692B7C" w:rsidRDefault="008C2AF3">
            <w:pPr>
              <w:pStyle w:val="Compact"/>
              <w:jc w:val="center"/>
            </w:pPr>
            <m:oMathPara>
              <m:oMath>
                <m:r>
                  <w:rPr>
                    <w:rFonts w:ascii="Cambria Math" w:hAnsi="Cambria Math"/>
                  </w:rPr>
                  <m:t>0.010</m:t>
                </m:r>
              </m:oMath>
            </m:oMathPara>
          </w:p>
        </w:tc>
        <w:tc>
          <w:tcPr>
            <w:tcW w:w="0" w:type="auto"/>
          </w:tcPr>
          <w:p w14:paraId="7CF0F940" w14:textId="77777777" w:rsidR="00692B7C" w:rsidRDefault="008C2AF3">
            <w:pPr>
              <w:pStyle w:val="Compact"/>
              <w:jc w:val="center"/>
            </w:pPr>
            <m:oMathPara>
              <m:oMath>
                <m:r>
                  <w:rPr>
                    <w:rFonts w:ascii="Cambria Math" w:hAnsi="Cambria Math"/>
                  </w:rPr>
                  <m:t>0.101</m:t>
                </m:r>
              </m:oMath>
            </m:oMathPara>
          </w:p>
        </w:tc>
        <w:tc>
          <w:tcPr>
            <w:tcW w:w="0" w:type="auto"/>
          </w:tcPr>
          <w:p w14:paraId="43971179" w14:textId="77777777" w:rsidR="00692B7C" w:rsidRDefault="008C2AF3">
            <w:pPr>
              <w:pStyle w:val="Compact"/>
              <w:jc w:val="center"/>
            </w:pPr>
            <m:oMathPara>
              <m:oMath>
                <m:r>
                  <w:rPr>
                    <w:rFonts w:ascii="Cambria Math" w:hAnsi="Cambria Math"/>
                  </w:rPr>
                  <m:t>0.138</m:t>
                </m:r>
              </m:oMath>
            </m:oMathPara>
          </w:p>
        </w:tc>
        <w:tc>
          <w:tcPr>
            <w:tcW w:w="0" w:type="auto"/>
          </w:tcPr>
          <w:p w14:paraId="1586274D" w14:textId="77777777" w:rsidR="00692B7C" w:rsidRDefault="008C2AF3">
            <w:pPr>
              <w:pStyle w:val="Compact"/>
              <w:jc w:val="center"/>
            </w:pPr>
            <m:oMathPara>
              <m:oMath>
                <m:r>
                  <w:rPr>
                    <w:rFonts w:ascii="Cambria Math" w:hAnsi="Cambria Math"/>
                  </w:rPr>
                  <m:t>1.0</m:t>
                </m:r>
              </m:oMath>
            </m:oMathPara>
          </w:p>
        </w:tc>
      </w:tr>
      <w:tr w:rsidR="00692B7C" w14:paraId="28CCE90B" w14:textId="77777777" w:rsidTr="00E3648F">
        <w:trPr>
          <w:jc w:val="center"/>
        </w:trPr>
        <w:tc>
          <w:tcPr>
            <w:tcW w:w="0" w:type="auto"/>
          </w:tcPr>
          <w:p w14:paraId="16FCEB3C" w14:textId="77777777" w:rsidR="00692B7C" w:rsidRDefault="008C2AF3">
            <w:pPr>
              <w:pStyle w:val="Compact"/>
              <w:jc w:val="center"/>
            </w:pPr>
            <m:oMathPara>
              <m:oMath>
                <m:r>
                  <w:rPr>
                    <w:rFonts w:ascii="Cambria Math" w:hAnsi="Cambria Math"/>
                  </w:rPr>
                  <m:t>ν</m:t>
                </m:r>
              </m:oMath>
            </m:oMathPara>
          </w:p>
        </w:tc>
        <w:tc>
          <w:tcPr>
            <w:tcW w:w="0" w:type="auto"/>
          </w:tcPr>
          <w:p w14:paraId="7FD92387" w14:textId="77777777" w:rsidR="00692B7C" w:rsidRDefault="008C2AF3">
            <w:pPr>
              <w:pStyle w:val="Compact"/>
              <w:jc w:val="center"/>
            </w:pPr>
            <m:oMathPara>
              <m:oMath>
                <m:r>
                  <w:rPr>
                    <w:rFonts w:ascii="Cambria Math" w:hAnsi="Cambria Math"/>
                  </w:rPr>
                  <m:t>1.881</m:t>
                </m:r>
              </m:oMath>
            </m:oMathPara>
          </w:p>
        </w:tc>
        <w:tc>
          <w:tcPr>
            <w:tcW w:w="0" w:type="auto"/>
          </w:tcPr>
          <w:p w14:paraId="4834DDDD" w14:textId="77777777" w:rsidR="00692B7C" w:rsidRDefault="008C2AF3">
            <w:pPr>
              <w:pStyle w:val="Compact"/>
              <w:jc w:val="center"/>
            </w:pPr>
            <m:oMathPara>
              <m:oMath>
                <m:r>
                  <w:rPr>
                    <w:rFonts w:ascii="Cambria Math" w:hAnsi="Cambria Math"/>
                  </w:rPr>
                  <m:t>0.231</m:t>
                </m:r>
              </m:oMath>
            </m:oMathPara>
          </w:p>
        </w:tc>
        <w:tc>
          <w:tcPr>
            <w:tcW w:w="0" w:type="auto"/>
          </w:tcPr>
          <w:p w14:paraId="2F304FD0" w14:textId="77777777" w:rsidR="00692B7C" w:rsidRDefault="008C2AF3">
            <w:pPr>
              <w:pStyle w:val="Compact"/>
              <w:jc w:val="center"/>
            </w:pPr>
            <m:oMathPara>
              <m:oMath>
                <m:r>
                  <w:rPr>
                    <w:rFonts w:ascii="Cambria Math" w:hAnsi="Cambria Math"/>
                  </w:rPr>
                  <m:t>1.452</m:t>
                </m:r>
              </m:oMath>
            </m:oMathPara>
          </w:p>
        </w:tc>
        <w:tc>
          <w:tcPr>
            <w:tcW w:w="0" w:type="auto"/>
          </w:tcPr>
          <w:p w14:paraId="6B72A0F2" w14:textId="77777777" w:rsidR="00692B7C" w:rsidRDefault="008C2AF3">
            <w:pPr>
              <w:pStyle w:val="Compact"/>
              <w:jc w:val="center"/>
            </w:pPr>
            <m:oMathPara>
              <m:oMath>
                <m:r>
                  <w:rPr>
                    <w:rFonts w:ascii="Cambria Math" w:hAnsi="Cambria Math"/>
                  </w:rPr>
                  <m:t>2.329</m:t>
                </m:r>
              </m:oMath>
            </m:oMathPara>
          </w:p>
        </w:tc>
        <w:tc>
          <w:tcPr>
            <w:tcW w:w="0" w:type="auto"/>
          </w:tcPr>
          <w:p w14:paraId="27956192" w14:textId="77777777" w:rsidR="00692B7C" w:rsidRDefault="008C2AF3">
            <w:pPr>
              <w:pStyle w:val="Compact"/>
              <w:jc w:val="center"/>
            </w:pPr>
            <m:oMathPara>
              <m:oMath>
                <m:r>
                  <w:rPr>
                    <w:rFonts w:ascii="Cambria Math" w:hAnsi="Cambria Math"/>
                  </w:rPr>
                  <m:t>1.0</m:t>
                </m:r>
              </m:oMath>
            </m:oMathPara>
          </w:p>
        </w:tc>
      </w:tr>
    </w:tbl>
    <w:p w14:paraId="58151E04" w14:textId="77777777" w:rsidR="00692B7C" w:rsidRDefault="008C2AF3" w:rsidP="00E3648F">
      <w:pPr>
        <w:pStyle w:val="aa"/>
        <w:rPr>
          <w:lang w:eastAsia="ja-JP"/>
        </w:rPr>
      </w:pPr>
      <w:r>
        <w:rPr>
          <w:lang w:eastAsia="ja-JP"/>
        </w:rPr>
        <w:t>注</w:t>
      </w:r>
      <w:r>
        <w:rPr>
          <w:lang w:eastAsia="ja-JP"/>
        </w:rPr>
        <w:t xml:space="preserve">: </w:t>
      </w:r>
      <m:oMath>
        <m:sSub>
          <m:sSubPr>
            <m:ctrlPr>
              <w:rPr>
                <w:rFonts w:ascii="Cambria Math" w:hAnsi="Cambria Math"/>
              </w:rPr>
            </m:ctrlPr>
          </m:sSubPr>
          <m:e>
            <m:r>
              <w:rPr>
                <w:rFonts w:ascii="Cambria Math" w:hAnsi="Cambria Math"/>
                <w:lang w:eastAsia="ja-JP"/>
              </w:rPr>
              <m:t>μ</m:t>
            </m:r>
          </m:e>
          <m:sub>
            <m:r>
              <m:rPr>
                <m:nor/>
              </m:rPr>
              <w:rPr>
                <w:lang w:eastAsia="ja-JP"/>
              </w:rPr>
              <m:t>island</m:t>
            </m:r>
          </m:sub>
        </m:sSub>
      </m:oMath>
      <w:r>
        <w:rPr>
          <w:lang w:eastAsia="ja-JP"/>
        </w:rPr>
        <w:t xml:space="preserve"> </w:t>
      </w:r>
      <w:r>
        <w:rPr>
          <w:lang w:eastAsia="ja-JP"/>
        </w:rPr>
        <w:t>は島効果の期待値のハイパーパラメータ．</w:t>
      </w:r>
      <m:oMath>
        <m:sSub>
          <m:sSubPr>
            <m:ctrlPr>
              <w:rPr>
                <w:rFonts w:ascii="Cambria Math" w:hAnsi="Cambria Math"/>
              </w:rPr>
            </m:ctrlPr>
          </m:sSubPr>
          <m:e>
            <m:r>
              <w:rPr>
                <w:rFonts w:ascii="Cambria Math" w:hAnsi="Cambria Math"/>
                <w:lang w:eastAsia="ja-JP"/>
              </w:rPr>
              <m:t>σ</m:t>
            </m:r>
          </m:e>
          <m:sub>
            <m:r>
              <m:rPr>
                <m:nor/>
              </m:rPr>
              <w:rPr>
                <w:lang w:eastAsia="ja-JP"/>
              </w:rPr>
              <m:t>island</m:t>
            </m:r>
          </m:sub>
        </m:sSub>
      </m:oMath>
      <w:r>
        <w:rPr>
          <w:lang w:eastAsia="ja-JP"/>
        </w:rPr>
        <w:t xml:space="preserve"> </w:t>
      </w:r>
      <w:r>
        <w:rPr>
          <w:lang w:eastAsia="ja-JP"/>
        </w:rPr>
        <w:t>は島効果の分散のハイパーパラメータ．</w:t>
      </w:r>
      <m:oMath>
        <m:sSub>
          <m:sSubPr>
            <m:ctrlPr>
              <w:rPr>
                <w:rFonts w:ascii="Cambria Math" w:hAnsi="Cambria Math"/>
              </w:rPr>
            </m:ctrlPr>
          </m:sSubPr>
          <m:e>
            <m:r>
              <w:rPr>
                <w:rFonts w:ascii="Cambria Math" w:hAnsi="Cambria Math"/>
                <w:lang w:eastAsia="ja-JP"/>
              </w:rPr>
              <m:t>μ</m:t>
            </m:r>
          </m:e>
          <m:sub>
            <m:r>
              <m:rPr>
                <m:nor/>
              </m:rPr>
              <w:rPr>
                <w:lang w:eastAsia="ja-JP"/>
              </w:rPr>
              <m:t>year</m:t>
            </m:r>
          </m:sub>
        </m:sSub>
      </m:oMath>
      <w:r>
        <w:rPr>
          <w:lang w:eastAsia="ja-JP"/>
        </w:rPr>
        <w:t xml:space="preserve"> </w:t>
      </w:r>
      <w:r>
        <w:rPr>
          <w:lang w:eastAsia="ja-JP"/>
        </w:rPr>
        <w:t>年効果の期待値のハイパーパラメータ．</w:t>
      </w:r>
      <m:oMath>
        <m:sSub>
          <m:sSubPr>
            <m:ctrlPr>
              <w:rPr>
                <w:rFonts w:ascii="Cambria Math" w:hAnsi="Cambria Math"/>
              </w:rPr>
            </m:ctrlPr>
          </m:sSubPr>
          <m:e>
            <m:r>
              <w:rPr>
                <w:rFonts w:ascii="Cambria Math" w:hAnsi="Cambria Math"/>
                <w:lang w:eastAsia="ja-JP"/>
              </w:rPr>
              <m:t>σ</m:t>
            </m:r>
          </m:e>
          <m:sub>
            <m:r>
              <m:rPr>
                <m:nor/>
              </m:rPr>
              <w:rPr>
                <w:lang w:eastAsia="ja-JP"/>
              </w:rPr>
              <m:t>year</m:t>
            </m:r>
          </m:sub>
        </m:sSub>
      </m:oMath>
      <w:r>
        <w:rPr>
          <w:lang w:eastAsia="ja-JP"/>
        </w:rPr>
        <w:t xml:space="preserve"> </w:t>
      </w:r>
      <w:r>
        <w:rPr>
          <w:lang w:eastAsia="ja-JP"/>
        </w:rPr>
        <w:t>は年効果の分散のハイパーパラメータ．</w:t>
      </w:r>
      <m:oMath>
        <m:r>
          <w:rPr>
            <w:rFonts w:ascii="Cambria Math" w:hAnsi="Cambria Math"/>
            <w:lang w:eastAsia="ja-JP"/>
          </w:rPr>
          <m:t>σ</m:t>
        </m:r>
      </m:oMath>
      <w:r>
        <w:rPr>
          <w:lang w:eastAsia="ja-JP"/>
        </w:rPr>
        <w:t xml:space="preserve"> </w:t>
      </w:r>
      <w:r>
        <w:rPr>
          <w:lang w:eastAsia="ja-JP"/>
        </w:rPr>
        <w:t>は誤差項の標準偏差．</w:t>
      </w:r>
      <m:oMath>
        <m:r>
          <w:rPr>
            <w:rFonts w:ascii="Cambria Math" w:hAnsi="Cambria Math"/>
            <w:lang w:eastAsia="ja-JP"/>
          </w:rPr>
          <m:t>ν</m:t>
        </m:r>
      </m:oMath>
      <w:r>
        <w:rPr>
          <w:lang w:eastAsia="ja-JP"/>
        </w:rPr>
        <w:t xml:space="preserve"> </w:t>
      </w:r>
      <w:r>
        <w:rPr>
          <w:lang w:eastAsia="ja-JP"/>
        </w:rPr>
        <w:t>は</w:t>
      </w:r>
      <w:r>
        <w:rPr>
          <w:lang w:eastAsia="ja-JP"/>
        </w:rPr>
        <w:t xml:space="preserve"> </w:t>
      </w:r>
      <m:oMath>
        <m:r>
          <m:rPr>
            <m:nor/>
          </m:rPr>
          <w:rPr>
            <w:lang w:eastAsia="ja-JP"/>
          </w:rPr>
          <m:t>Student-t</m:t>
        </m:r>
      </m:oMath>
      <w:r>
        <w:rPr>
          <w:lang w:eastAsia="ja-JP"/>
        </w:rPr>
        <w:t xml:space="preserve"> </w:t>
      </w:r>
      <w:r>
        <w:rPr>
          <w:lang w:eastAsia="ja-JP"/>
        </w:rPr>
        <w:t>分布の自由度パラメータ．</w:t>
      </w:r>
      <w:r>
        <w:rPr>
          <w:lang w:eastAsia="ja-JP"/>
        </w:rPr>
        <w:t xml:space="preserve">EAP </w:t>
      </w:r>
      <w:r>
        <w:rPr>
          <w:lang w:eastAsia="ja-JP"/>
        </w:rPr>
        <w:t>は事後期待値．</w:t>
      </w:r>
      <w:r>
        <w:rPr>
          <w:lang w:eastAsia="ja-JP"/>
        </w:rPr>
        <w:t xml:space="preserve">post.sd </w:t>
      </w:r>
      <w:r>
        <w:rPr>
          <w:lang w:eastAsia="ja-JP"/>
        </w:rPr>
        <w:t>は事後標準偏差．</w:t>
      </w:r>
      <w:r>
        <w:rPr>
          <w:lang w:eastAsia="ja-JP"/>
        </w:rPr>
        <w:t>95%</w:t>
      </w:r>
      <w:r>
        <w:rPr>
          <w:lang w:eastAsia="ja-JP"/>
        </w:rPr>
        <w:t>下限及び</w:t>
      </w:r>
      <w:r>
        <w:rPr>
          <w:lang w:eastAsia="ja-JP"/>
        </w:rPr>
        <w:t xml:space="preserve"> 95%</w:t>
      </w:r>
      <w:r>
        <w:rPr>
          <w:lang w:eastAsia="ja-JP"/>
        </w:rPr>
        <w:t>上限は信用区間．</w:t>
      </w:r>
      <m:oMath>
        <m:acc>
          <m:accPr>
            <m:ctrlPr>
              <w:rPr>
                <w:rFonts w:ascii="Cambria Math" w:hAnsi="Cambria Math"/>
              </w:rPr>
            </m:ctrlPr>
          </m:accPr>
          <m:e>
            <m:r>
              <w:rPr>
                <w:rFonts w:ascii="Cambria Math" w:hAnsi="Cambria Math"/>
                <w:lang w:eastAsia="ja-JP"/>
              </w:rPr>
              <m:t>R</m:t>
            </m:r>
          </m:e>
        </m:acc>
      </m:oMath>
      <w:r>
        <w:rPr>
          <w:lang w:eastAsia="ja-JP"/>
        </w:rPr>
        <w:t xml:space="preserve"> </w:t>
      </w:r>
      <w:r>
        <w:rPr>
          <w:lang w:eastAsia="ja-JP"/>
        </w:rPr>
        <w:t>はゲルマン・ルービンの収束診断であり</w:t>
      </w:r>
      <w:r>
        <w:rPr>
          <w:lang w:eastAsia="ja-JP"/>
        </w:rPr>
        <w:t xml:space="preserve"> 1.1 </w:t>
      </w:r>
      <w:r>
        <w:rPr>
          <w:lang w:eastAsia="ja-JP"/>
        </w:rPr>
        <w:t>以下で収束したと判断する．</w:t>
      </w:r>
    </w:p>
    <w:p w14:paraId="3D2D632F" w14:textId="77777777" w:rsidR="00692B7C" w:rsidRDefault="008C2AF3">
      <w:pPr>
        <w:pStyle w:val="a0"/>
        <w:rPr>
          <w:lang w:eastAsia="ja-JP"/>
        </w:rPr>
      </w:pPr>
      <w:r>
        <w:rPr>
          <w:lang w:eastAsia="ja-JP"/>
        </w:rPr>
        <w:t>島効果や年効果，誤差分散，自由度は</w:t>
      </w:r>
      <w:r>
        <w:rPr>
          <w:lang w:eastAsia="ja-JP"/>
        </w:rPr>
        <w:t xml:space="preserve"> TWFE </w:t>
      </w:r>
      <w:r>
        <w:rPr>
          <w:lang w:eastAsia="ja-JP"/>
        </w:rPr>
        <w:t>と同様の結果が得られた．介入効果の時間変化を示すパラメータは下図で示す．</w:t>
      </w:r>
    </w:p>
    <w:p w14:paraId="1142D2DA" w14:textId="77777777" w:rsidR="00692B7C" w:rsidRDefault="008C2AF3">
      <w:pPr>
        <w:pStyle w:val="CaptionedFigure"/>
      </w:pPr>
      <w:commentRangeStart w:id="162"/>
      <w:r>
        <w:rPr>
          <w:noProof/>
        </w:rPr>
        <w:drawing>
          <wp:inline distT="0" distB="0" distL="0" distR="0" wp14:anchorId="557C985A" wp14:editId="27EDAA42">
            <wp:extent cx="5334000" cy="3462829"/>
            <wp:effectExtent l="0" t="0" r="0" b="0"/>
            <wp:docPr id="1765625182" name="Picture" descr="Dynamic TWFE 推定量"/>
            <wp:cNvGraphicFramePr/>
            <a:graphic xmlns:a="http://schemas.openxmlformats.org/drawingml/2006/main">
              <a:graphicData uri="http://schemas.openxmlformats.org/drawingml/2006/picture">
                <pic:pic xmlns:pic="http://schemas.openxmlformats.org/drawingml/2006/picture">
                  <pic:nvPicPr>
                    <pic:cNvPr id="0" name="Picture" descr="../figures/dynamic_twfe/ATT.png"/>
                    <pic:cNvPicPr>
                      <a:picLocks noChangeAspect="1" noChangeArrowheads="1"/>
                    </pic:cNvPicPr>
                  </pic:nvPicPr>
                  <pic:blipFill>
                    <a:blip r:embed="rId18"/>
                    <a:stretch>
                      <a:fillRect/>
                    </a:stretch>
                  </pic:blipFill>
                  <pic:spPr bwMode="auto">
                    <a:xfrm>
                      <a:off x="0" y="0"/>
                      <a:ext cx="5334000" cy="3462829"/>
                    </a:xfrm>
                    <a:prstGeom prst="rect">
                      <a:avLst/>
                    </a:prstGeom>
                    <a:noFill/>
                    <a:ln w="9525">
                      <a:noFill/>
                      <a:headEnd/>
                      <a:tailEnd/>
                    </a:ln>
                  </pic:spPr>
                </pic:pic>
              </a:graphicData>
            </a:graphic>
          </wp:inline>
        </w:drawing>
      </w:r>
      <w:commentRangeEnd w:id="162"/>
      <w:r w:rsidR="00D90DBA">
        <w:rPr>
          <w:rStyle w:val="af1"/>
        </w:rPr>
        <w:commentReference w:id="162"/>
      </w:r>
    </w:p>
    <w:p w14:paraId="4B9FA154" w14:textId="77777777" w:rsidR="00692B7C" w:rsidRDefault="008C2AF3">
      <w:pPr>
        <w:pStyle w:val="ImageCaption"/>
        <w:rPr>
          <w:lang w:eastAsia="ja-JP"/>
        </w:rPr>
      </w:pPr>
      <w:r>
        <w:rPr>
          <w:lang w:eastAsia="ja-JP"/>
        </w:rPr>
        <w:t xml:space="preserve">Dynamic TWFE </w:t>
      </w:r>
      <w:r>
        <w:rPr>
          <w:lang w:eastAsia="ja-JP"/>
        </w:rPr>
        <w:t>推定量</w:t>
      </w:r>
    </w:p>
    <w:p w14:paraId="45FCECD5" w14:textId="77777777" w:rsidR="00692B7C" w:rsidRDefault="008C2AF3" w:rsidP="00CD6558">
      <w:pPr>
        <w:pStyle w:val="aa"/>
        <w:rPr>
          <w:lang w:eastAsia="ja-JP"/>
        </w:rPr>
      </w:pPr>
      <w:r>
        <w:rPr>
          <w:lang w:eastAsia="ja-JP"/>
        </w:rPr>
        <w:lastRenderedPageBreak/>
        <w:t>注</w:t>
      </w:r>
      <w:r>
        <w:rPr>
          <w:lang w:eastAsia="ja-JP"/>
        </w:rPr>
        <w:t xml:space="preserve">: </w:t>
      </w:r>
      <w:r>
        <w:rPr>
          <w:lang w:eastAsia="ja-JP"/>
        </w:rPr>
        <w:t>推定結果を元に筆者作成</w:t>
      </w:r>
    </w:p>
    <w:p w14:paraId="13166EA4" w14:textId="77777777" w:rsidR="00692B7C" w:rsidRDefault="008C2AF3">
      <w:pPr>
        <w:pStyle w:val="a0"/>
        <w:rPr>
          <w:lang w:eastAsia="ja-JP"/>
        </w:rPr>
      </w:pPr>
      <w:r>
        <w:rPr>
          <w:lang w:eastAsia="ja-JP"/>
        </w:rPr>
        <w:t>介入前</w:t>
      </w:r>
      <w:r>
        <w:rPr>
          <w:lang w:eastAsia="ja-JP"/>
        </w:rPr>
        <w:t xml:space="preserve"> </w:t>
      </w:r>
      <m:oMath>
        <m:r>
          <w:rPr>
            <w:rFonts w:ascii="Cambria Math" w:hAnsi="Cambria Math"/>
            <w:lang w:eastAsia="ja-JP"/>
          </w:rPr>
          <m:t>46</m:t>
        </m:r>
      </m:oMath>
      <w:r>
        <w:rPr>
          <w:lang w:eastAsia="ja-JP"/>
        </w:rPr>
        <w:t xml:space="preserve"> </w:t>
      </w:r>
      <w:r>
        <w:rPr>
          <w:lang w:eastAsia="ja-JP"/>
        </w:rPr>
        <w:t>年から介入後</w:t>
      </w:r>
      <w:r>
        <w:rPr>
          <w:lang w:eastAsia="ja-JP"/>
        </w:rPr>
        <w:t xml:space="preserve"> </w:t>
      </w:r>
      <m:oMath>
        <m:r>
          <w:rPr>
            <w:rFonts w:ascii="Cambria Math" w:hAnsi="Cambria Math"/>
            <w:lang w:eastAsia="ja-JP"/>
          </w:rPr>
          <m:t>50</m:t>
        </m:r>
      </m:oMath>
      <w:r>
        <w:rPr>
          <w:lang w:eastAsia="ja-JP"/>
        </w:rPr>
        <w:t xml:space="preserve"> </w:t>
      </w:r>
      <w:r>
        <w:rPr>
          <w:lang w:eastAsia="ja-JP"/>
        </w:rPr>
        <w:t>年まで推定した介入効果の時間変化を示す．介入前は</w:t>
      </w:r>
      <w:r>
        <w:rPr>
          <w:lang w:eastAsia="ja-JP"/>
        </w:rPr>
        <w:t xml:space="preserve"> </w:t>
      </w:r>
      <m:oMath>
        <m:r>
          <w:rPr>
            <w:rFonts w:ascii="Cambria Math" w:hAnsi="Cambria Math"/>
            <w:lang w:eastAsia="ja-JP"/>
          </w:rPr>
          <m:t>0</m:t>
        </m:r>
      </m:oMath>
      <w:r>
        <w:rPr>
          <w:lang w:eastAsia="ja-JP"/>
        </w:rPr>
        <w:t xml:space="preserve"> </w:t>
      </w:r>
      <w:r>
        <w:rPr>
          <w:lang w:eastAsia="ja-JP"/>
        </w:rPr>
        <w:t>付近で変動し，介入後は効果が上昇することがわかる．</w:t>
      </w:r>
    </w:p>
    <w:p w14:paraId="5E9F3316" w14:textId="77777777" w:rsidR="00692B7C" w:rsidRDefault="008C2AF3">
      <w:pPr>
        <w:pStyle w:val="a0"/>
        <w:rPr>
          <w:lang w:eastAsia="ja-JP"/>
        </w:rPr>
      </w:pPr>
      <w:r>
        <w:rPr>
          <w:lang w:eastAsia="ja-JP"/>
        </w:rPr>
        <w:t>下の表は介入前から介入後までの各経過年数期間における事後期待値とパラメータが正である確率を示している．介入前の全期間における期待値は</w:t>
      </w:r>
      <w:r>
        <w:rPr>
          <w:lang w:eastAsia="ja-JP"/>
        </w:rPr>
        <w:t xml:space="preserve"> </w:t>
      </w:r>
      <m:oMath>
        <m:r>
          <w:rPr>
            <w:rFonts w:ascii="Cambria Math" w:hAnsi="Cambria Math"/>
            <w:lang w:eastAsia="ja-JP"/>
          </w:rPr>
          <m:t>-8.095%</m:t>
        </m:r>
      </m:oMath>
      <w:r>
        <w:rPr>
          <w:lang w:eastAsia="ja-JP"/>
        </w:rPr>
        <w:t xml:space="preserve"> </w:t>
      </w:r>
      <w:r>
        <w:rPr>
          <w:lang w:eastAsia="ja-JP"/>
        </w:rPr>
        <w:t>であり，パラメータが正である確率は</w:t>
      </w:r>
      <w:r>
        <w:rPr>
          <w:lang w:eastAsia="ja-JP"/>
        </w:rPr>
        <w:t xml:space="preserve"> </w:t>
      </w:r>
      <m:oMath>
        <m:r>
          <w:rPr>
            <w:rFonts w:ascii="Cambria Math" w:hAnsi="Cambria Math"/>
            <w:lang w:eastAsia="ja-JP"/>
          </w:rPr>
          <m:t>39.278%</m:t>
        </m:r>
      </m:oMath>
      <w:r>
        <w:rPr>
          <w:lang w:eastAsia="ja-JP"/>
        </w:rPr>
        <w:t xml:space="preserve"> </w:t>
      </w:r>
      <w:r>
        <w:rPr>
          <w:lang w:eastAsia="ja-JP"/>
        </w:rPr>
        <w:t>である．すなわち，介入前は人口が約</w:t>
      </w:r>
      <w:r>
        <w:rPr>
          <w:lang w:eastAsia="ja-JP"/>
        </w:rPr>
        <w:t xml:space="preserve"> </w:t>
      </w:r>
      <m:oMath>
        <m:r>
          <w:rPr>
            <w:rFonts w:ascii="Cambria Math" w:hAnsi="Cambria Math"/>
            <w:lang w:eastAsia="ja-JP"/>
          </w:rPr>
          <m:t>8%</m:t>
        </m:r>
      </m:oMath>
      <w:r>
        <w:rPr>
          <w:lang w:eastAsia="ja-JP"/>
        </w:rPr>
        <w:t xml:space="preserve"> </w:t>
      </w:r>
      <w:r>
        <w:rPr>
          <w:lang w:eastAsia="ja-JP"/>
        </w:rPr>
        <w:t>少ない．一方，介入後の全期間における期待値は</w:t>
      </w:r>
      <w:r>
        <w:rPr>
          <w:lang w:eastAsia="ja-JP"/>
        </w:rPr>
        <w:t xml:space="preserve"> </w:t>
      </w:r>
      <m:oMath>
        <m:r>
          <w:rPr>
            <w:rFonts w:ascii="Cambria Math" w:hAnsi="Cambria Math"/>
            <w:lang w:eastAsia="ja-JP"/>
          </w:rPr>
          <m:t>29.605%</m:t>
        </m:r>
      </m:oMath>
      <w:r>
        <w:rPr>
          <w:lang w:eastAsia="ja-JP"/>
        </w:rPr>
        <w:t xml:space="preserve"> </w:t>
      </w:r>
      <w:r>
        <w:rPr>
          <w:lang w:eastAsia="ja-JP"/>
        </w:rPr>
        <w:t>であり，パラメータが正である確率は</w:t>
      </w:r>
      <w:r>
        <w:rPr>
          <w:lang w:eastAsia="ja-JP"/>
        </w:rPr>
        <w:t xml:space="preserve"> </w:t>
      </w:r>
      <m:oMath>
        <m:r>
          <w:rPr>
            <w:rFonts w:ascii="Cambria Math" w:hAnsi="Cambria Math"/>
            <w:lang w:eastAsia="ja-JP"/>
          </w:rPr>
          <m:t>73.440%</m:t>
        </m:r>
      </m:oMath>
      <w:r>
        <w:rPr>
          <w:lang w:eastAsia="ja-JP"/>
        </w:rPr>
        <w:t xml:space="preserve"> </w:t>
      </w:r>
      <w:r>
        <w:rPr>
          <w:lang w:eastAsia="ja-JP"/>
        </w:rPr>
        <w:t>である．すなわち，介入後は人口が約</w:t>
      </w:r>
      <w:r>
        <w:rPr>
          <w:lang w:eastAsia="ja-JP"/>
        </w:rPr>
        <w:t xml:space="preserve"> </w:t>
      </w:r>
      <m:oMath>
        <m:r>
          <w:rPr>
            <w:rFonts w:ascii="Cambria Math" w:hAnsi="Cambria Math"/>
            <w:lang w:eastAsia="ja-JP"/>
          </w:rPr>
          <m:t>30%</m:t>
        </m:r>
      </m:oMath>
      <w:r>
        <w:rPr>
          <w:lang w:eastAsia="ja-JP"/>
        </w:rPr>
        <w:t xml:space="preserve"> </w:t>
      </w:r>
      <w:r>
        <w:rPr>
          <w:lang w:eastAsia="ja-JP"/>
        </w:rPr>
        <w:t>増加するといえる．また，介入前で最も人口減少を経験しているのは</w:t>
      </w:r>
      <w:r>
        <w:rPr>
          <w:lang w:eastAsia="ja-JP"/>
        </w:rPr>
        <w:t xml:space="preserve"> </w:t>
      </w:r>
      <m:oMath>
        <m:r>
          <w:rPr>
            <w:rFonts w:ascii="Cambria Math" w:hAnsi="Cambria Math"/>
            <w:lang w:eastAsia="ja-JP"/>
          </w:rPr>
          <m:t>-30∼-21</m:t>
        </m:r>
      </m:oMath>
      <w:r>
        <w:rPr>
          <w:lang w:eastAsia="ja-JP"/>
        </w:rPr>
        <w:t xml:space="preserve"> </w:t>
      </w:r>
      <w:r>
        <w:rPr>
          <w:lang w:eastAsia="ja-JP"/>
        </w:rPr>
        <w:t>年の期間であり，</w:t>
      </w:r>
      <w:r>
        <w:rPr>
          <w:lang w:eastAsia="ja-JP"/>
        </w:rPr>
        <w:t xml:space="preserve">EAP </w:t>
      </w:r>
      <w:r>
        <w:rPr>
          <w:lang w:eastAsia="ja-JP"/>
        </w:rPr>
        <w:t>は</w:t>
      </w:r>
      <w:r>
        <w:rPr>
          <w:lang w:eastAsia="ja-JP"/>
        </w:rPr>
        <w:t xml:space="preserve"> </w:t>
      </w:r>
      <m:oMath>
        <m:r>
          <w:rPr>
            <w:rFonts w:ascii="Cambria Math" w:hAnsi="Cambria Math"/>
            <w:lang w:eastAsia="ja-JP"/>
          </w:rPr>
          <m:t>13%</m:t>
        </m:r>
      </m:oMath>
      <w:r>
        <w:rPr>
          <w:lang w:eastAsia="ja-JP"/>
        </w:rPr>
        <w:t xml:space="preserve"> </w:t>
      </w:r>
      <w:r>
        <w:rPr>
          <w:lang w:eastAsia="ja-JP"/>
        </w:rPr>
        <w:t>であり，この期間が特に人口が減っているが，他の期間はあまり変わらない．一方，介入後は徐々に期待値が増加しており，最も人口増加を経験しているのは</w:t>
      </w:r>
      <w:r>
        <w:rPr>
          <w:lang w:eastAsia="ja-JP"/>
        </w:rPr>
        <w:t xml:space="preserve"> </w:t>
      </w:r>
      <m:oMath>
        <m:r>
          <w:rPr>
            <w:rFonts w:ascii="Cambria Math" w:hAnsi="Cambria Math"/>
            <w:lang w:eastAsia="ja-JP"/>
          </w:rPr>
          <m:t>31∼40</m:t>
        </m:r>
      </m:oMath>
      <w:r>
        <w:rPr>
          <w:lang w:eastAsia="ja-JP"/>
        </w:rPr>
        <w:t xml:space="preserve"> </w:t>
      </w:r>
      <w:r>
        <w:rPr>
          <w:lang w:eastAsia="ja-JP"/>
        </w:rPr>
        <w:t>年でピークを迎え，約</w:t>
      </w:r>
      <w:r>
        <w:rPr>
          <w:lang w:eastAsia="ja-JP"/>
        </w:rPr>
        <w:t xml:space="preserve"> </w:t>
      </w:r>
      <m:oMath>
        <m:r>
          <w:rPr>
            <w:rFonts w:ascii="Cambria Math" w:hAnsi="Cambria Math"/>
            <w:lang w:eastAsia="ja-JP"/>
          </w:rPr>
          <m:t>54%</m:t>
        </m:r>
      </m:oMath>
      <w:r>
        <w:rPr>
          <w:lang w:eastAsia="ja-JP"/>
        </w:rPr>
        <w:t xml:space="preserve"> </w:t>
      </w:r>
      <w:r>
        <w:rPr>
          <w:lang w:eastAsia="ja-JP"/>
        </w:rPr>
        <w:t>増加している．</w:t>
      </w:r>
    </w:p>
    <w:tbl>
      <w:tblPr>
        <w:tblStyle w:val="Table"/>
        <w:tblW w:w="0" w:type="pct"/>
        <w:jc w:val="center"/>
        <w:tblLook w:val="07E0" w:firstRow="1" w:lastRow="1" w:firstColumn="1" w:lastColumn="1" w:noHBand="1" w:noVBand="1"/>
      </w:tblPr>
      <w:tblGrid>
        <w:gridCol w:w="1262"/>
        <w:gridCol w:w="1185"/>
        <w:gridCol w:w="1056"/>
        <w:gridCol w:w="222"/>
        <w:gridCol w:w="948"/>
        <w:gridCol w:w="1028"/>
        <w:gridCol w:w="1056"/>
      </w:tblGrid>
      <w:tr w:rsidR="00692B7C" w14:paraId="7D950101" w14:textId="77777777" w:rsidTr="00E3648F">
        <w:trPr>
          <w:jc w:val="center"/>
        </w:trPr>
        <w:tc>
          <w:tcPr>
            <w:tcW w:w="0" w:type="auto"/>
            <w:tcBorders>
              <w:bottom w:val="single" w:sz="0" w:space="0" w:color="auto"/>
            </w:tcBorders>
            <w:vAlign w:val="bottom"/>
          </w:tcPr>
          <w:p w14:paraId="1C77C4F6" w14:textId="77777777" w:rsidR="00692B7C" w:rsidRDefault="008C2AF3">
            <w:pPr>
              <w:pStyle w:val="Compact"/>
              <w:jc w:val="center"/>
            </w:pPr>
            <w:r>
              <w:t>介入前</w:t>
            </w:r>
          </w:p>
        </w:tc>
        <w:tc>
          <w:tcPr>
            <w:tcW w:w="0" w:type="auto"/>
            <w:tcBorders>
              <w:bottom w:val="single" w:sz="0" w:space="0" w:color="auto"/>
            </w:tcBorders>
            <w:vAlign w:val="bottom"/>
          </w:tcPr>
          <w:p w14:paraId="39CBCF69" w14:textId="77777777" w:rsidR="00692B7C" w:rsidRDefault="008C2AF3">
            <w:pPr>
              <w:pStyle w:val="Compact"/>
              <w:jc w:val="center"/>
            </w:pPr>
            <w:r>
              <w:t>EAP</w:t>
            </w:r>
          </w:p>
        </w:tc>
        <w:tc>
          <w:tcPr>
            <w:tcW w:w="0" w:type="auto"/>
            <w:tcBorders>
              <w:bottom w:val="single" w:sz="0" w:space="0" w:color="auto"/>
            </w:tcBorders>
            <w:vAlign w:val="bottom"/>
          </w:tcPr>
          <w:p w14:paraId="5AE0B1E8" w14:textId="77777777" w:rsidR="00692B7C" w:rsidRDefault="008C2AF3">
            <w:pPr>
              <w:pStyle w:val="Compact"/>
              <w:jc w:val="center"/>
            </w:pPr>
            <w:r>
              <w:t>正の確率</w:t>
            </w:r>
          </w:p>
        </w:tc>
        <w:tc>
          <w:tcPr>
            <w:tcW w:w="0" w:type="auto"/>
            <w:tcBorders>
              <w:bottom w:val="single" w:sz="0" w:space="0" w:color="auto"/>
            </w:tcBorders>
            <w:vAlign w:val="bottom"/>
          </w:tcPr>
          <w:p w14:paraId="7915E50C" w14:textId="77777777" w:rsidR="00692B7C" w:rsidRDefault="00692B7C"/>
        </w:tc>
        <w:tc>
          <w:tcPr>
            <w:tcW w:w="0" w:type="auto"/>
            <w:tcBorders>
              <w:bottom w:val="single" w:sz="0" w:space="0" w:color="auto"/>
            </w:tcBorders>
            <w:vAlign w:val="bottom"/>
          </w:tcPr>
          <w:p w14:paraId="58010068" w14:textId="77777777" w:rsidR="00692B7C" w:rsidRDefault="008C2AF3">
            <w:pPr>
              <w:pStyle w:val="Compact"/>
              <w:jc w:val="center"/>
            </w:pPr>
            <w:r>
              <w:t>介入後</w:t>
            </w:r>
          </w:p>
        </w:tc>
        <w:tc>
          <w:tcPr>
            <w:tcW w:w="0" w:type="auto"/>
            <w:tcBorders>
              <w:bottom w:val="single" w:sz="0" w:space="0" w:color="auto"/>
            </w:tcBorders>
            <w:vAlign w:val="bottom"/>
          </w:tcPr>
          <w:p w14:paraId="39798A25" w14:textId="77777777" w:rsidR="00692B7C" w:rsidRDefault="008C2AF3">
            <w:pPr>
              <w:pStyle w:val="Compact"/>
              <w:jc w:val="center"/>
            </w:pPr>
            <w:r>
              <w:t>EAP</w:t>
            </w:r>
          </w:p>
        </w:tc>
        <w:tc>
          <w:tcPr>
            <w:tcW w:w="0" w:type="auto"/>
            <w:tcBorders>
              <w:bottom w:val="single" w:sz="0" w:space="0" w:color="auto"/>
            </w:tcBorders>
            <w:vAlign w:val="bottom"/>
          </w:tcPr>
          <w:p w14:paraId="06B58AA8" w14:textId="77777777" w:rsidR="00692B7C" w:rsidRDefault="008C2AF3">
            <w:pPr>
              <w:pStyle w:val="Compact"/>
              <w:jc w:val="center"/>
            </w:pPr>
            <w:r>
              <w:t>正の確率</w:t>
            </w:r>
          </w:p>
        </w:tc>
      </w:tr>
      <w:tr w:rsidR="00692B7C" w14:paraId="4EF89489" w14:textId="77777777" w:rsidTr="00E3648F">
        <w:trPr>
          <w:jc w:val="center"/>
        </w:trPr>
        <w:tc>
          <w:tcPr>
            <w:tcW w:w="0" w:type="auto"/>
          </w:tcPr>
          <w:p w14:paraId="5854897C" w14:textId="77777777" w:rsidR="00692B7C" w:rsidRDefault="008C2AF3">
            <w:pPr>
              <w:pStyle w:val="Compact"/>
              <w:jc w:val="center"/>
            </w:pPr>
            <w:r>
              <w:t>全期間</w:t>
            </w:r>
          </w:p>
        </w:tc>
        <w:tc>
          <w:tcPr>
            <w:tcW w:w="0" w:type="auto"/>
          </w:tcPr>
          <w:p w14:paraId="3E2B3948" w14:textId="77777777" w:rsidR="00692B7C" w:rsidRDefault="008C2AF3">
            <w:pPr>
              <w:pStyle w:val="Compact"/>
              <w:jc w:val="center"/>
            </w:pPr>
            <m:oMathPara>
              <m:oMath>
                <m:r>
                  <w:rPr>
                    <w:rFonts w:ascii="Cambria Math" w:hAnsi="Cambria Math"/>
                  </w:rPr>
                  <m:t>-8.095%</m:t>
                </m:r>
              </m:oMath>
            </m:oMathPara>
          </w:p>
        </w:tc>
        <w:tc>
          <w:tcPr>
            <w:tcW w:w="0" w:type="auto"/>
          </w:tcPr>
          <w:p w14:paraId="1B4153D4" w14:textId="77777777" w:rsidR="00692B7C" w:rsidRDefault="008C2AF3">
            <w:pPr>
              <w:pStyle w:val="Compact"/>
              <w:jc w:val="center"/>
            </w:pPr>
            <m:oMathPara>
              <m:oMath>
                <m:r>
                  <w:rPr>
                    <w:rFonts w:ascii="Cambria Math" w:hAnsi="Cambria Math"/>
                  </w:rPr>
                  <m:t>39.278%</m:t>
                </m:r>
              </m:oMath>
            </m:oMathPara>
          </w:p>
        </w:tc>
        <w:tc>
          <w:tcPr>
            <w:tcW w:w="0" w:type="auto"/>
          </w:tcPr>
          <w:p w14:paraId="3439A93C" w14:textId="77777777" w:rsidR="00692B7C" w:rsidRDefault="00692B7C"/>
        </w:tc>
        <w:tc>
          <w:tcPr>
            <w:tcW w:w="0" w:type="auto"/>
          </w:tcPr>
          <w:p w14:paraId="231E25A3" w14:textId="77777777" w:rsidR="00692B7C" w:rsidRDefault="008C2AF3">
            <w:pPr>
              <w:pStyle w:val="Compact"/>
              <w:jc w:val="center"/>
            </w:pPr>
            <w:r>
              <w:t>全期間</w:t>
            </w:r>
          </w:p>
        </w:tc>
        <w:tc>
          <w:tcPr>
            <w:tcW w:w="0" w:type="auto"/>
          </w:tcPr>
          <w:p w14:paraId="56969297" w14:textId="77777777" w:rsidR="00692B7C" w:rsidRDefault="008C2AF3">
            <w:pPr>
              <w:pStyle w:val="Compact"/>
              <w:jc w:val="center"/>
            </w:pPr>
            <m:oMathPara>
              <m:oMath>
                <m:r>
                  <w:rPr>
                    <w:rFonts w:ascii="Cambria Math" w:hAnsi="Cambria Math"/>
                  </w:rPr>
                  <m:t>29.605%</m:t>
                </m:r>
              </m:oMath>
            </m:oMathPara>
          </w:p>
        </w:tc>
        <w:tc>
          <w:tcPr>
            <w:tcW w:w="0" w:type="auto"/>
          </w:tcPr>
          <w:p w14:paraId="6982836B" w14:textId="77777777" w:rsidR="00692B7C" w:rsidRDefault="008C2AF3">
            <w:pPr>
              <w:pStyle w:val="Compact"/>
              <w:jc w:val="center"/>
            </w:pPr>
            <m:oMathPara>
              <m:oMath>
                <m:r>
                  <w:rPr>
                    <w:rFonts w:ascii="Cambria Math" w:hAnsi="Cambria Math"/>
                  </w:rPr>
                  <m:t>73.440%</m:t>
                </m:r>
              </m:oMath>
            </m:oMathPara>
          </w:p>
        </w:tc>
      </w:tr>
      <w:tr w:rsidR="00692B7C" w14:paraId="1CC2F59B" w14:textId="77777777" w:rsidTr="00E3648F">
        <w:trPr>
          <w:jc w:val="center"/>
        </w:trPr>
        <w:tc>
          <w:tcPr>
            <w:tcW w:w="0" w:type="auto"/>
          </w:tcPr>
          <w:p w14:paraId="31671E7E" w14:textId="77777777" w:rsidR="00692B7C" w:rsidRDefault="008C2AF3">
            <w:pPr>
              <w:pStyle w:val="Compact"/>
              <w:jc w:val="center"/>
            </w:pPr>
            <m:oMathPara>
              <m:oMath>
                <m:r>
                  <w:rPr>
                    <w:rFonts w:ascii="Cambria Math" w:hAnsi="Cambria Math"/>
                  </w:rPr>
                  <m:t>-10∼-2</m:t>
                </m:r>
              </m:oMath>
            </m:oMathPara>
          </w:p>
        </w:tc>
        <w:tc>
          <w:tcPr>
            <w:tcW w:w="0" w:type="auto"/>
          </w:tcPr>
          <w:p w14:paraId="5C098FA1" w14:textId="77777777" w:rsidR="00692B7C" w:rsidRDefault="008C2AF3">
            <w:pPr>
              <w:pStyle w:val="Compact"/>
              <w:jc w:val="center"/>
            </w:pPr>
            <m:oMathPara>
              <m:oMath>
                <m:r>
                  <w:rPr>
                    <w:rFonts w:ascii="Cambria Math" w:hAnsi="Cambria Math"/>
                  </w:rPr>
                  <m:t>-6.519%</m:t>
                </m:r>
              </m:oMath>
            </m:oMathPara>
          </w:p>
        </w:tc>
        <w:tc>
          <w:tcPr>
            <w:tcW w:w="0" w:type="auto"/>
          </w:tcPr>
          <w:p w14:paraId="75D7F4BE" w14:textId="77777777" w:rsidR="00692B7C" w:rsidRDefault="008C2AF3">
            <w:pPr>
              <w:pStyle w:val="Compact"/>
              <w:jc w:val="center"/>
            </w:pPr>
            <m:oMathPara>
              <m:oMath>
                <m:r>
                  <w:rPr>
                    <w:rFonts w:ascii="Cambria Math" w:hAnsi="Cambria Math"/>
                  </w:rPr>
                  <m:t>43.492%</m:t>
                </m:r>
              </m:oMath>
            </m:oMathPara>
          </w:p>
        </w:tc>
        <w:tc>
          <w:tcPr>
            <w:tcW w:w="0" w:type="auto"/>
          </w:tcPr>
          <w:p w14:paraId="78D51462" w14:textId="77777777" w:rsidR="00692B7C" w:rsidRDefault="00692B7C"/>
        </w:tc>
        <w:tc>
          <w:tcPr>
            <w:tcW w:w="0" w:type="auto"/>
          </w:tcPr>
          <w:p w14:paraId="217BDB14" w14:textId="77777777" w:rsidR="00692B7C" w:rsidRDefault="008C2AF3">
            <w:pPr>
              <w:pStyle w:val="Compact"/>
              <w:jc w:val="center"/>
            </w:pPr>
            <m:oMathPara>
              <m:oMath>
                <m:r>
                  <w:rPr>
                    <w:rFonts w:ascii="Cambria Math" w:hAnsi="Cambria Math"/>
                  </w:rPr>
                  <m:t>0∼10</m:t>
                </m:r>
              </m:oMath>
            </m:oMathPara>
          </w:p>
        </w:tc>
        <w:tc>
          <w:tcPr>
            <w:tcW w:w="0" w:type="auto"/>
          </w:tcPr>
          <w:p w14:paraId="27906243" w14:textId="77777777" w:rsidR="00692B7C" w:rsidRDefault="008C2AF3">
            <w:pPr>
              <w:pStyle w:val="Compact"/>
              <w:jc w:val="center"/>
            </w:pPr>
            <m:oMathPara>
              <m:oMath>
                <m:r>
                  <w:rPr>
                    <w:rFonts w:ascii="Cambria Math" w:hAnsi="Cambria Math"/>
                  </w:rPr>
                  <m:t>14.038%</m:t>
                </m:r>
              </m:oMath>
            </m:oMathPara>
          </w:p>
        </w:tc>
        <w:tc>
          <w:tcPr>
            <w:tcW w:w="0" w:type="auto"/>
          </w:tcPr>
          <w:p w14:paraId="69166F91" w14:textId="77777777" w:rsidR="00692B7C" w:rsidRDefault="008C2AF3">
            <w:pPr>
              <w:pStyle w:val="Compact"/>
              <w:jc w:val="center"/>
            </w:pPr>
            <m:oMathPara>
              <m:oMath>
                <m:r>
                  <w:rPr>
                    <w:rFonts w:ascii="Cambria Math" w:hAnsi="Cambria Math"/>
                  </w:rPr>
                  <m:t>66.862%</m:t>
                </m:r>
              </m:oMath>
            </m:oMathPara>
          </w:p>
        </w:tc>
      </w:tr>
      <w:tr w:rsidR="00692B7C" w14:paraId="0BBF2D3B" w14:textId="77777777" w:rsidTr="00E3648F">
        <w:trPr>
          <w:jc w:val="center"/>
        </w:trPr>
        <w:tc>
          <w:tcPr>
            <w:tcW w:w="0" w:type="auto"/>
          </w:tcPr>
          <w:p w14:paraId="7E54EC4F" w14:textId="77777777" w:rsidR="00692B7C" w:rsidRDefault="008C2AF3">
            <w:pPr>
              <w:pStyle w:val="Compact"/>
              <w:jc w:val="center"/>
            </w:pPr>
            <m:oMathPara>
              <m:oMath>
                <m:r>
                  <w:rPr>
                    <w:rFonts w:ascii="Cambria Math" w:hAnsi="Cambria Math"/>
                  </w:rPr>
                  <m:t>-20∼-11</m:t>
                </m:r>
              </m:oMath>
            </m:oMathPara>
          </w:p>
        </w:tc>
        <w:tc>
          <w:tcPr>
            <w:tcW w:w="0" w:type="auto"/>
          </w:tcPr>
          <w:p w14:paraId="1AFA8AF6" w14:textId="77777777" w:rsidR="00692B7C" w:rsidRDefault="008C2AF3">
            <w:pPr>
              <w:pStyle w:val="Compact"/>
              <w:jc w:val="center"/>
            </w:pPr>
            <m:oMathPara>
              <m:oMath>
                <m:r>
                  <w:rPr>
                    <w:rFonts w:ascii="Cambria Math" w:hAnsi="Cambria Math"/>
                  </w:rPr>
                  <m:t>-4.438%</m:t>
                </m:r>
              </m:oMath>
            </m:oMathPara>
          </w:p>
        </w:tc>
        <w:tc>
          <w:tcPr>
            <w:tcW w:w="0" w:type="auto"/>
          </w:tcPr>
          <w:p w14:paraId="18B1C760" w14:textId="77777777" w:rsidR="00692B7C" w:rsidRDefault="008C2AF3">
            <w:pPr>
              <w:pStyle w:val="Compact"/>
              <w:jc w:val="center"/>
            </w:pPr>
            <m:oMathPara>
              <m:oMath>
                <m:r>
                  <w:rPr>
                    <w:rFonts w:ascii="Cambria Math" w:hAnsi="Cambria Math"/>
                  </w:rPr>
                  <m:t>41.055%</m:t>
                </m:r>
              </m:oMath>
            </m:oMathPara>
          </w:p>
        </w:tc>
        <w:tc>
          <w:tcPr>
            <w:tcW w:w="0" w:type="auto"/>
          </w:tcPr>
          <w:p w14:paraId="773A76B4" w14:textId="77777777" w:rsidR="00692B7C" w:rsidRDefault="00692B7C"/>
        </w:tc>
        <w:tc>
          <w:tcPr>
            <w:tcW w:w="0" w:type="auto"/>
          </w:tcPr>
          <w:p w14:paraId="18E8C683" w14:textId="77777777" w:rsidR="00692B7C" w:rsidRDefault="008C2AF3">
            <w:pPr>
              <w:pStyle w:val="Compact"/>
              <w:jc w:val="center"/>
            </w:pPr>
            <m:oMathPara>
              <m:oMath>
                <m:r>
                  <w:rPr>
                    <w:rFonts w:ascii="Cambria Math" w:hAnsi="Cambria Math"/>
                  </w:rPr>
                  <m:t>11∼20</m:t>
                </m:r>
              </m:oMath>
            </m:oMathPara>
          </w:p>
        </w:tc>
        <w:tc>
          <w:tcPr>
            <w:tcW w:w="0" w:type="auto"/>
          </w:tcPr>
          <w:p w14:paraId="35145174" w14:textId="77777777" w:rsidR="00692B7C" w:rsidRDefault="008C2AF3">
            <w:pPr>
              <w:pStyle w:val="Compact"/>
              <w:jc w:val="center"/>
            </w:pPr>
            <m:oMathPara>
              <m:oMath>
                <m:r>
                  <w:rPr>
                    <w:rFonts w:ascii="Cambria Math" w:hAnsi="Cambria Math"/>
                  </w:rPr>
                  <m:t>28.899%</m:t>
                </m:r>
              </m:oMath>
            </m:oMathPara>
          </w:p>
        </w:tc>
        <w:tc>
          <w:tcPr>
            <w:tcW w:w="0" w:type="auto"/>
          </w:tcPr>
          <w:p w14:paraId="67859C04" w14:textId="77777777" w:rsidR="00692B7C" w:rsidRDefault="008C2AF3">
            <w:pPr>
              <w:pStyle w:val="Compact"/>
              <w:jc w:val="center"/>
            </w:pPr>
            <m:oMathPara>
              <m:oMath>
                <m:r>
                  <w:rPr>
                    <w:rFonts w:ascii="Cambria Math" w:hAnsi="Cambria Math"/>
                  </w:rPr>
                  <m:t>75.097%</m:t>
                </m:r>
              </m:oMath>
            </m:oMathPara>
          </w:p>
        </w:tc>
      </w:tr>
      <w:tr w:rsidR="00692B7C" w14:paraId="3D36C7FE" w14:textId="77777777" w:rsidTr="00E3648F">
        <w:trPr>
          <w:jc w:val="center"/>
        </w:trPr>
        <w:tc>
          <w:tcPr>
            <w:tcW w:w="0" w:type="auto"/>
          </w:tcPr>
          <w:p w14:paraId="4036F9DD" w14:textId="77777777" w:rsidR="00692B7C" w:rsidRDefault="008C2AF3">
            <w:pPr>
              <w:pStyle w:val="Compact"/>
              <w:jc w:val="center"/>
            </w:pPr>
            <m:oMathPara>
              <m:oMath>
                <m:r>
                  <w:rPr>
                    <w:rFonts w:ascii="Cambria Math" w:hAnsi="Cambria Math"/>
                  </w:rPr>
                  <m:t>-30∼-21</m:t>
                </m:r>
              </m:oMath>
            </m:oMathPara>
          </w:p>
        </w:tc>
        <w:tc>
          <w:tcPr>
            <w:tcW w:w="0" w:type="auto"/>
          </w:tcPr>
          <w:p w14:paraId="181C6D6D" w14:textId="77777777" w:rsidR="00692B7C" w:rsidRDefault="008C2AF3">
            <w:pPr>
              <w:pStyle w:val="Compact"/>
              <w:jc w:val="center"/>
            </w:pPr>
            <m:oMathPara>
              <m:oMath>
                <m:r>
                  <w:rPr>
                    <w:rFonts w:ascii="Cambria Math" w:hAnsi="Cambria Math"/>
                  </w:rPr>
                  <m:t>-13.388%</m:t>
                </m:r>
              </m:oMath>
            </m:oMathPara>
          </w:p>
        </w:tc>
        <w:tc>
          <w:tcPr>
            <w:tcW w:w="0" w:type="auto"/>
          </w:tcPr>
          <w:p w14:paraId="159EB5C8" w14:textId="77777777" w:rsidR="00692B7C" w:rsidRDefault="008C2AF3">
            <w:pPr>
              <w:pStyle w:val="Compact"/>
              <w:jc w:val="center"/>
            </w:pPr>
            <m:oMathPara>
              <m:oMath>
                <m:r>
                  <w:rPr>
                    <w:rFonts w:ascii="Cambria Math" w:hAnsi="Cambria Math"/>
                  </w:rPr>
                  <m:t>31.710%</m:t>
                </m:r>
              </m:oMath>
            </m:oMathPara>
          </w:p>
        </w:tc>
        <w:tc>
          <w:tcPr>
            <w:tcW w:w="0" w:type="auto"/>
          </w:tcPr>
          <w:p w14:paraId="04B08291" w14:textId="77777777" w:rsidR="00692B7C" w:rsidRDefault="00692B7C"/>
        </w:tc>
        <w:tc>
          <w:tcPr>
            <w:tcW w:w="0" w:type="auto"/>
          </w:tcPr>
          <w:p w14:paraId="028D9E0A" w14:textId="77777777" w:rsidR="00692B7C" w:rsidRDefault="008C2AF3">
            <w:pPr>
              <w:pStyle w:val="Compact"/>
              <w:jc w:val="center"/>
            </w:pPr>
            <m:oMathPara>
              <m:oMath>
                <m:r>
                  <w:rPr>
                    <w:rFonts w:ascii="Cambria Math" w:hAnsi="Cambria Math"/>
                  </w:rPr>
                  <m:t>21∼30</m:t>
                </m:r>
              </m:oMath>
            </m:oMathPara>
          </w:p>
        </w:tc>
        <w:tc>
          <w:tcPr>
            <w:tcW w:w="0" w:type="auto"/>
          </w:tcPr>
          <w:p w14:paraId="0DF4A34D" w14:textId="77777777" w:rsidR="00692B7C" w:rsidRDefault="008C2AF3">
            <w:pPr>
              <w:pStyle w:val="Compact"/>
              <w:jc w:val="center"/>
            </w:pPr>
            <m:oMathPara>
              <m:oMath>
                <m:r>
                  <w:rPr>
                    <w:rFonts w:ascii="Cambria Math" w:hAnsi="Cambria Math"/>
                  </w:rPr>
                  <m:t>25.412%</m:t>
                </m:r>
              </m:oMath>
            </m:oMathPara>
          </w:p>
        </w:tc>
        <w:tc>
          <w:tcPr>
            <w:tcW w:w="0" w:type="auto"/>
          </w:tcPr>
          <w:p w14:paraId="7D298741" w14:textId="77777777" w:rsidR="00692B7C" w:rsidRDefault="008C2AF3">
            <w:pPr>
              <w:pStyle w:val="Compact"/>
              <w:jc w:val="center"/>
            </w:pPr>
            <m:oMathPara>
              <m:oMath>
                <m:r>
                  <w:rPr>
                    <w:rFonts w:ascii="Cambria Math" w:hAnsi="Cambria Math"/>
                  </w:rPr>
                  <m:t>68.020%</m:t>
                </m:r>
              </m:oMath>
            </m:oMathPara>
          </w:p>
        </w:tc>
      </w:tr>
      <w:tr w:rsidR="00692B7C" w14:paraId="10092AF5" w14:textId="77777777" w:rsidTr="00E3648F">
        <w:trPr>
          <w:jc w:val="center"/>
        </w:trPr>
        <w:tc>
          <w:tcPr>
            <w:tcW w:w="0" w:type="auto"/>
          </w:tcPr>
          <w:p w14:paraId="79A32D04" w14:textId="77777777" w:rsidR="00692B7C" w:rsidRDefault="008C2AF3">
            <w:pPr>
              <w:pStyle w:val="Compact"/>
              <w:jc w:val="center"/>
            </w:pPr>
            <m:oMathPara>
              <m:oMath>
                <m:r>
                  <w:rPr>
                    <w:rFonts w:ascii="Cambria Math" w:hAnsi="Cambria Math"/>
                  </w:rPr>
                  <m:t>-46∼-31</m:t>
                </m:r>
              </m:oMath>
            </m:oMathPara>
          </w:p>
        </w:tc>
        <w:tc>
          <w:tcPr>
            <w:tcW w:w="0" w:type="auto"/>
          </w:tcPr>
          <w:p w14:paraId="0402F92E" w14:textId="77777777" w:rsidR="00692B7C" w:rsidRDefault="008C2AF3">
            <w:pPr>
              <w:pStyle w:val="Compact"/>
              <w:jc w:val="center"/>
            </w:pPr>
            <m:oMathPara>
              <m:oMath>
                <m:r>
                  <w:rPr>
                    <w:rFonts w:ascii="Cambria Math" w:hAnsi="Cambria Math"/>
                  </w:rPr>
                  <m:t>-8.829%</m:t>
                </m:r>
              </m:oMath>
            </m:oMathPara>
          </w:p>
        </w:tc>
        <w:tc>
          <w:tcPr>
            <w:tcW w:w="0" w:type="auto"/>
          </w:tcPr>
          <w:p w14:paraId="011DFD9B" w14:textId="77777777" w:rsidR="00692B7C" w:rsidRDefault="008C2AF3">
            <w:pPr>
              <w:pStyle w:val="Compact"/>
              <w:jc w:val="center"/>
            </w:pPr>
            <m:oMathPara>
              <m:oMath>
                <m:r>
                  <w:rPr>
                    <w:rFonts w:ascii="Cambria Math" w:hAnsi="Cambria Math"/>
                  </w:rPr>
                  <m:t>39.828%</m:t>
                </m:r>
              </m:oMath>
            </m:oMathPara>
          </w:p>
        </w:tc>
        <w:tc>
          <w:tcPr>
            <w:tcW w:w="0" w:type="auto"/>
          </w:tcPr>
          <w:p w14:paraId="7696D702" w14:textId="77777777" w:rsidR="00692B7C" w:rsidRDefault="00692B7C"/>
        </w:tc>
        <w:tc>
          <w:tcPr>
            <w:tcW w:w="0" w:type="auto"/>
          </w:tcPr>
          <w:p w14:paraId="13C34E4F" w14:textId="77777777" w:rsidR="00692B7C" w:rsidRDefault="008C2AF3">
            <w:pPr>
              <w:pStyle w:val="Compact"/>
              <w:jc w:val="center"/>
            </w:pPr>
            <m:oMathPara>
              <m:oMath>
                <m:r>
                  <w:rPr>
                    <w:rFonts w:ascii="Cambria Math" w:hAnsi="Cambria Math"/>
                  </w:rPr>
                  <m:t>31∼40</m:t>
                </m:r>
              </m:oMath>
            </m:oMathPara>
          </w:p>
        </w:tc>
        <w:tc>
          <w:tcPr>
            <w:tcW w:w="0" w:type="auto"/>
          </w:tcPr>
          <w:p w14:paraId="469FDEFA" w14:textId="77777777" w:rsidR="00692B7C" w:rsidRDefault="008C2AF3">
            <w:pPr>
              <w:pStyle w:val="Compact"/>
              <w:jc w:val="center"/>
            </w:pPr>
            <m:oMathPara>
              <m:oMath>
                <m:r>
                  <w:rPr>
                    <w:rFonts w:ascii="Cambria Math" w:hAnsi="Cambria Math"/>
                  </w:rPr>
                  <m:t>53.903%</m:t>
                </m:r>
              </m:oMath>
            </m:oMathPara>
          </w:p>
        </w:tc>
        <w:tc>
          <w:tcPr>
            <w:tcW w:w="0" w:type="auto"/>
          </w:tcPr>
          <w:p w14:paraId="7E39F216" w14:textId="77777777" w:rsidR="00692B7C" w:rsidRDefault="008C2AF3">
            <w:pPr>
              <w:pStyle w:val="Compact"/>
              <w:jc w:val="center"/>
            </w:pPr>
            <m:oMathPara>
              <m:oMath>
                <m:r>
                  <w:rPr>
                    <w:rFonts w:ascii="Cambria Math" w:hAnsi="Cambria Math"/>
                  </w:rPr>
                  <m:t>83.784%</m:t>
                </m:r>
              </m:oMath>
            </m:oMathPara>
          </w:p>
        </w:tc>
      </w:tr>
      <w:tr w:rsidR="00692B7C" w14:paraId="3393111F" w14:textId="77777777" w:rsidTr="00E3648F">
        <w:trPr>
          <w:jc w:val="center"/>
        </w:trPr>
        <w:tc>
          <w:tcPr>
            <w:tcW w:w="0" w:type="auto"/>
          </w:tcPr>
          <w:p w14:paraId="4AC1C14F" w14:textId="77777777" w:rsidR="00692B7C" w:rsidRDefault="008C2AF3">
            <w:pPr>
              <w:pStyle w:val="Compact"/>
              <w:jc w:val="center"/>
            </w:pPr>
            <w:r>
              <w:t>-</w:t>
            </w:r>
          </w:p>
        </w:tc>
        <w:tc>
          <w:tcPr>
            <w:tcW w:w="0" w:type="auto"/>
          </w:tcPr>
          <w:p w14:paraId="0621D868" w14:textId="77777777" w:rsidR="00692B7C" w:rsidRDefault="008C2AF3">
            <w:pPr>
              <w:pStyle w:val="Compact"/>
              <w:jc w:val="center"/>
            </w:pPr>
            <w:r>
              <w:t>-</w:t>
            </w:r>
          </w:p>
        </w:tc>
        <w:tc>
          <w:tcPr>
            <w:tcW w:w="0" w:type="auto"/>
          </w:tcPr>
          <w:p w14:paraId="5B77C60D" w14:textId="77777777" w:rsidR="00692B7C" w:rsidRDefault="008C2AF3">
            <w:pPr>
              <w:pStyle w:val="Compact"/>
              <w:jc w:val="center"/>
            </w:pPr>
            <w:r>
              <w:t>-</w:t>
            </w:r>
          </w:p>
        </w:tc>
        <w:tc>
          <w:tcPr>
            <w:tcW w:w="0" w:type="auto"/>
          </w:tcPr>
          <w:p w14:paraId="1CF5CA60" w14:textId="77777777" w:rsidR="00692B7C" w:rsidRDefault="00692B7C"/>
        </w:tc>
        <w:tc>
          <w:tcPr>
            <w:tcW w:w="0" w:type="auto"/>
          </w:tcPr>
          <w:p w14:paraId="1C617CB3" w14:textId="77777777" w:rsidR="00692B7C" w:rsidRDefault="008C2AF3">
            <w:pPr>
              <w:pStyle w:val="Compact"/>
              <w:jc w:val="center"/>
            </w:pPr>
            <m:oMathPara>
              <m:oMath>
                <m:r>
                  <w:rPr>
                    <w:rFonts w:ascii="Cambria Math" w:hAnsi="Cambria Math"/>
                  </w:rPr>
                  <m:t>41∼50</m:t>
                </m:r>
              </m:oMath>
            </m:oMathPara>
          </w:p>
        </w:tc>
        <w:tc>
          <w:tcPr>
            <w:tcW w:w="0" w:type="auto"/>
          </w:tcPr>
          <w:p w14:paraId="62F99EDD" w14:textId="77777777" w:rsidR="00692B7C" w:rsidRDefault="008C2AF3">
            <w:pPr>
              <w:pStyle w:val="Compact"/>
              <w:jc w:val="center"/>
            </w:pPr>
            <m:oMathPara>
              <m:oMath>
                <m:r>
                  <w:rPr>
                    <w:rFonts w:ascii="Cambria Math" w:hAnsi="Cambria Math"/>
                  </w:rPr>
                  <m:t>30.787%</m:t>
                </m:r>
              </m:oMath>
            </m:oMathPara>
          </w:p>
        </w:tc>
        <w:tc>
          <w:tcPr>
            <w:tcW w:w="0" w:type="auto"/>
          </w:tcPr>
          <w:p w14:paraId="1D507B33" w14:textId="77777777" w:rsidR="00692B7C" w:rsidRDefault="008C2AF3">
            <w:pPr>
              <w:pStyle w:val="Compact"/>
              <w:jc w:val="center"/>
            </w:pPr>
            <m:oMathPara>
              <m:oMath>
                <m:r>
                  <w:rPr>
                    <w:rFonts w:ascii="Cambria Math" w:hAnsi="Cambria Math"/>
                  </w:rPr>
                  <m:t>74.255%</m:t>
                </m:r>
              </m:oMath>
            </m:oMathPara>
          </w:p>
        </w:tc>
      </w:tr>
    </w:tbl>
    <w:p w14:paraId="2C049194" w14:textId="77777777" w:rsidR="00692B7C" w:rsidRDefault="008C2AF3" w:rsidP="00E3648F">
      <w:pPr>
        <w:pStyle w:val="aa"/>
        <w:rPr>
          <w:lang w:eastAsia="ja-JP"/>
        </w:rPr>
      </w:pPr>
      <w:r>
        <w:rPr>
          <w:lang w:eastAsia="ja-JP"/>
        </w:rPr>
        <w:t>注</w:t>
      </w:r>
      <w:r>
        <w:rPr>
          <w:lang w:eastAsia="ja-JP"/>
        </w:rPr>
        <w:t xml:space="preserve">: EAP </w:t>
      </w:r>
      <w:r>
        <w:rPr>
          <w:lang w:eastAsia="ja-JP"/>
        </w:rPr>
        <w:t>は指数変換による事後期待値．</w:t>
      </w:r>
    </w:p>
    <w:p w14:paraId="4651A0E6" w14:textId="77777777" w:rsidR="00692B7C" w:rsidRDefault="008C2AF3" w:rsidP="00342A4E">
      <w:pPr>
        <w:pStyle w:val="a0"/>
        <w:ind w:firstLineChars="100" w:firstLine="210"/>
        <w:rPr>
          <w:lang w:eastAsia="ja-JP"/>
        </w:rPr>
        <w:pPrChange w:id="163" w:author="tomoyoshi yabu" w:date="2025-01-15T10:06:00Z" w16du:dateUtc="2025-01-15T01:06:00Z">
          <w:pPr>
            <w:pStyle w:val="a0"/>
          </w:pPr>
        </w:pPrChange>
      </w:pPr>
      <w:r>
        <w:rPr>
          <w:lang w:eastAsia="ja-JP"/>
        </w:rPr>
        <w:t>また，一見すると短期的な変動が激しいように見えるが，本来はこのような激しさは持たず，個別の橋の効果が強く出てしまっているだけだと考えられる．なぜなら，国勢調査では</w:t>
      </w:r>
      <w:r>
        <w:rPr>
          <w:lang w:eastAsia="ja-JP"/>
        </w:rPr>
        <w:t xml:space="preserve"> </w:t>
      </w:r>
      <m:oMath>
        <m:r>
          <w:rPr>
            <w:rFonts w:ascii="Cambria Math" w:hAnsi="Cambria Math"/>
            <w:lang w:eastAsia="ja-JP"/>
          </w:rPr>
          <m:t>5</m:t>
        </m:r>
      </m:oMath>
      <w:r>
        <w:rPr>
          <w:lang w:eastAsia="ja-JP"/>
        </w:rPr>
        <w:t xml:space="preserve"> </w:t>
      </w:r>
      <w:r>
        <w:rPr>
          <w:lang w:eastAsia="ja-JP"/>
        </w:rPr>
        <w:t>年毎でしかデータが得られず，介入年が</w:t>
      </w:r>
      <w:r>
        <w:rPr>
          <w:lang w:eastAsia="ja-JP"/>
        </w:rPr>
        <w:t xml:space="preserve"> </w:t>
      </w:r>
      <m:oMath>
        <m:r>
          <w:rPr>
            <w:rFonts w:ascii="Cambria Math" w:hAnsi="Cambria Math"/>
            <w:lang w:eastAsia="ja-JP"/>
          </w:rPr>
          <m:t>1</m:t>
        </m:r>
      </m:oMath>
      <w:r>
        <w:rPr>
          <w:lang w:eastAsia="ja-JP"/>
        </w:rPr>
        <w:t xml:space="preserve"> </w:t>
      </w:r>
      <w:r>
        <w:rPr>
          <w:lang w:eastAsia="ja-JP"/>
        </w:rPr>
        <w:t>年異なると各経過年数毎ではサンプルサイズが小さくなってしまうといった事情があるからだ．たとえば，</w:t>
      </w:r>
      <m:oMath>
        <m:r>
          <w:rPr>
            <w:rFonts w:ascii="Cambria Math" w:hAnsi="Cambria Math"/>
            <w:lang w:eastAsia="ja-JP"/>
          </w:rPr>
          <m:t>1990</m:t>
        </m:r>
      </m:oMath>
      <w:r>
        <w:rPr>
          <w:lang w:eastAsia="ja-JP"/>
        </w:rPr>
        <w:t xml:space="preserve"> </w:t>
      </w:r>
      <w:r>
        <w:rPr>
          <w:lang w:eastAsia="ja-JP"/>
        </w:rPr>
        <w:t>年に架かった橋と</w:t>
      </w:r>
      <w:r>
        <w:rPr>
          <w:lang w:eastAsia="ja-JP"/>
        </w:rPr>
        <w:t xml:space="preserve"> </w:t>
      </w:r>
      <m:oMath>
        <m:r>
          <w:rPr>
            <w:rFonts w:ascii="Cambria Math" w:hAnsi="Cambria Math"/>
            <w:lang w:eastAsia="ja-JP"/>
          </w:rPr>
          <m:t>1991</m:t>
        </m:r>
      </m:oMath>
      <w:r>
        <w:rPr>
          <w:lang w:eastAsia="ja-JP"/>
        </w:rPr>
        <w:t xml:space="preserve"> </w:t>
      </w:r>
      <w:r>
        <w:rPr>
          <w:lang w:eastAsia="ja-JP"/>
        </w:rPr>
        <w:t>年に架かった橋があるとき，</w:t>
      </w:r>
      <m:oMath>
        <m:r>
          <w:rPr>
            <w:rFonts w:ascii="Cambria Math" w:hAnsi="Cambria Math"/>
            <w:lang w:eastAsia="ja-JP"/>
          </w:rPr>
          <m:t>1995</m:t>
        </m:r>
      </m:oMath>
      <w:r>
        <w:rPr>
          <w:lang w:eastAsia="ja-JP"/>
        </w:rPr>
        <w:t xml:space="preserve"> </w:t>
      </w:r>
      <w:r>
        <w:rPr>
          <w:lang w:eastAsia="ja-JP"/>
        </w:rPr>
        <w:t>年のデータは前者は</w:t>
      </w:r>
      <w:r>
        <w:rPr>
          <w:lang w:eastAsia="ja-JP"/>
        </w:rPr>
        <w:t xml:space="preserve"> </w:t>
      </w:r>
      <m:oMath>
        <m:r>
          <w:rPr>
            <w:rFonts w:ascii="Cambria Math" w:hAnsi="Cambria Math"/>
            <w:lang w:eastAsia="ja-JP"/>
          </w:rPr>
          <m:t>5</m:t>
        </m:r>
      </m:oMath>
      <w:r>
        <w:rPr>
          <w:lang w:eastAsia="ja-JP"/>
        </w:rPr>
        <w:t xml:space="preserve"> </w:t>
      </w:r>
      <w:r>
        <w:rPr>
          <w:lang w:eastAsia="ja-JP"/>
        </w:rPr>
        <w:t>年目の効果，後者は</w:t>
      </w:r>
      <w:r>
        <w:rPr>
          <w:lang w:eastAsia="ja-JP"/>
        </w:rPr>
        <w:t xml:space="preserve"> </w:t>
      </w:r>
      <m:oMath>
        <m:r>
          <w:rPr>
            <w:rFonts w:ascii="Cambria Math" w:hAnsi="Cambria Math"/>
            <w:lang w:eastAsia="ja-JP"/>
          </w:rPr>
          <m:t>4</m:t>
        </m:r>
      </m:oMath>
      <w:r>
        <w:rPr>
          <w:lang w:eastAsia="ja-JP"/>
        </w:rPr>
        <w:t xml:space="preserve"> </w:t>
      </w:r>
      <w:r>
        <w:rPr>
          <w:lang w:eastAsia="ja-JP"/>
        </w:rPr>
        <w:t>年目の効果のために使用される．そのため経過年数</w:t>
      </w:r>
      <w:r>
        <w:rPr>
          <w:lang w:eastAsia="ja-JP"/>
        </w:rPr>
        <w:t xml:space="preserve"> </w:t>
      </w:r>
      <m:oMath>
        <m:r>
          <w:rPr>
            <w:rFonts w:ascii="Cambria Math" w:hAnsi="Cambria Math"/>
            <w:lang w:eastAsia="ja-JP"/>
          </w:rPr>
          <m:t>-5</m:t>
        </m:r>
      </m:oMath>
      <w:r>
        <w:rPr>
          <w:lang w:eastAsia="ja-JP"/>
        </w:rPr>
        <w:t xml:space="preserve"> </w:t>
      </w:r>
      <w:r>
        <w:rPr>
          <w:lang w:eastAsia="ja-JP"/>
        </w:rPr>
        <w:t>年や，経過年数</w:t>
      </w:r>
      <w:r>
        <w:rPr>
          <w:lang w:eastAsia="ja-JP"/>
        </w:rPr>
        <w:t xml:space="preserve"> </w:t>
      </w:r>
      <m:oMath>
        <m:r>
          <w:rPr>
            <w:rFonts w:ascii="Cambria Math" w:hAnsi="Cambria Math"/>
            <w:lang w:eastAsia="ja-JP"/>
          </w:rPr>
          <m:t>0</m:t>
        </m:r>
      </m:oMath>
      <w:r>
        <w:rPr>
          <w:lang w:eastAsia="ja-JP"/>
        </w:rPr>
        <w:t xml:space="preserve"> </w:t>
      </w:r>
      <w:r>
        <w:rPr>
          <w:lang w:eastAsia="ja-JP"/>
        </w:rPr>
        <w:t>年，経過年数</w:t>
      </w:r>
      <w:r>
        <w:rPr>
          <w:lang w:eastAsia="ja-JP"/>
        </w:rPr>
        <w:t xml:space="preserve"> </w:t>
      </w:r>
      <m:oMath>
        <m:r>
          <w:rPr>
            <w:rFonts w:ascii="Cambria Math" w:hAnsi="Cambria Math"/>
            <w:lang w:eastAsia="ja-JP"/>
          </w:rPr>
          <m:t>10</m:t>
        </m:r>
      </m:oMath>
      <w:r>
        <w:rPr>
          <w:lang w:eastAsia="ja-JP"/>
        </w:rPr>
        <w:t xml:space="preserve"> </w:t>
      </w:r>
      <w:r>
        <w:rPr>
          <w:lang w:eastAsia="ja-JP"/>
        </w:rPr>
        <w:t>年といったダミー変数によってそれぞれの効果を推定しているが，これらの変数の中で</w:t>
      </w:r>
      <w:r>
        <w:rPr>
          <w:lang w:eastAsia="ja-JP"/>
        </w:rPr>
        <w:t xml:space="preserve"> </w:t>
      </w:r>
      <m:oMath>
        <m:r>
          <w:rPr>
            <w:rFonts w:ascii="Cambria Math" w:hAnsi="Cambria Math"/>
            <w:lang w:eastAsia="ja-JP"/>
          </w:rPr>
          <m:t>1</m:t>
        </m:r>
      </m:oMath>
      <w:r>
        <w:rPr>
          <w:lang w:eastAsia="ja-JP"/>
        </w:rPr>
        <w:t xml:space="preserve"> </w:t>
      </w:r>
      <w:r>
        <w:rPr>
          <w:lang w:eastAsia="ja-JP"/>
        </w:rPr>
        <w:t>をとる割合は平均的に</w:t>
      </w:r>
      <w:r>
        <w:rPr>
          <w:lang w:eastAsia="ja-JP"/>
        </w:rPr>
        <w:t xml:space="preserve"> </w:t>
      </w:r>
      <m:oMath>
        <m:r>
          <w:rPr>
            <w:rFonts w:ascii="Cambria Math" w:hAnsi="Cambria Math"/>
            <w:lang w:eastAsia="ja-JP"/>
          </w:rPr>
          <m:t>0.5%</m:t>
        </m:r>
      </m:oMath>
      <w:r>
        <w:rPr>
          <w:lang w:eastAsia="ja-JP"/>
        </w:rPr>
        <w:t xml:space="preserve"> </w:t>
      </w:r>
      <w:r>
        <w:rPr>
          <w:lang w:eastAsia="ja-JP"/>
        </w:rPr>
        <w:t>程度と小さくなる．したがって両者の島の介入効果に異質性がある場合，個別の橋の効果が強く出てしまうだろう．そこで，得られた推定値に対して状態空間モデルを用いて平滑化を行なった．</w:t>
      </w:r>
    </w:p>
    <w:p w14:paraId="5BEC044D" w14:textId="6539A810" w:rsidR="00E3648F" w:rsidRDefault="008C2AF3">
      <w:pPr>
        <w:pStyle w:val="a0"/>
        <w:rPr>
          <w:lang w:eastAsia="ja-JP"/>
        </w:rPr>
      </w:pPr>
      <w:r>
        <w:rPr>
          <w:lang w:eastAsia="ja-JP"/>
        </w:rPr>
        <w:t>誤差項の分散は以下のように推定された．トレンドの誤差項の分散</w:t>
      </w:r>
      <w:r>
        <w:rPr>
          <w:lang w:eastAsia="ja-JP"/>
        </w:rPr>
        <w:t xml:space="preserve"> </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ζ</m:t>
            </m:r>
          </m:sub>
        </m:sSub>
      </m:oMath>
      <w:r>
        <w:rPr>
          <w:lang w:eastAsia="ja-JP"/>
        </w:rPr>
        <w:t xml:space="preserve"> </w:t>
      </w:r>
      <w:r>
        <w:rPr>
          <w:lang w:eastAsia="ja-JP"/>
        </w:rPr>
        <w:t>とレベルの誤差項の分散</w:t>
      </w:r>
      <w:r>
        <w:rPr>
          <w:lang w:eastAsia="ja-JP"/>
        </w:rPr>
        <w:t xml:space="preserve"> </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w</m:t>
            </m:r>
          </m:sub>
        </m:sSub>
      </m:oMath>
      <w:r>
        <w:rPr>
          <w:lang w:eastAsia="ja-JP"/>
        </w:rPr>
        <w:t xml:space="preserve"> </w:t>
      </w:r>
      <w:r>
        <w:rPr>
          <w:lang w:eastAsia="ja-JP"/>
        </w:rPr>
        <w:t>の期待値はそれぞれ</w:t>
      </w:r>
      <w:r>
        <w:rPr>
          <w:lang w:eastAsia="ja-JP"/>
        </w:rPr>
        <w:t xml:space="preserve"> </w:t>
      </w:r>
      <m:oMath>
        <m:r>
          <w:rPr>
            <w:rFonts w:ascii="Cambria Math" w:hAnsi="Cambria Math"/>
            <w:lang w:eastAsia="ja-JP"/>
          </w:rPr>
          <m:t>0.002</m:t>
        </m:r>
      </m:oMath>
      <w:r>
        <w:rPr>
          <w:lang w:eastAsia="ja-JP"/>
        </w:rPr>
        <w:t xml:space="preserve"> </w:t>
      </w:r>
      <w:r>
        <w:rPr>
          <w:lang w:eastAsia="ja-JP"/>
        </w:rPr>
        <w:t>と</w:t>
      </w:r>
      <w:r>
        <w:rPr>
          <w:lang w:eastAsia="ja-JP"/>
        </w:rPr>
        <w:t xml:space="preserve"> </w:t>
      </w:r>
      <m:oMath>
        <m:r>
          <w:rPr>
            <w:rFonts w:ascii="Cambria Math" w:hAnsi="Cambria Math"/>
            <w:lang w:eastAsia="ja-JP"/>
          </w:rPr>
          <m:t>0.018</m:t>
        </m:r>
      </m:oMath>
      <w:r>
        <w:rPr>
          <w:lang w:eastAsia="ja-JP"/>
        </w:rPr>
        <w:t xml:space="preserve"> </w:t>
      </w:r>
      <w:r>
        <w:rPr>
          <w:lang w:eastAsia="ja-JP"/>
        </w:rPr>
        <w:t>であるが，それに比べて介入効果の誤差項の分散</w:t>
      </w:r>
      <w:r>
        <w:rPr>
          <w:lang w:eastAsia="ja-JP"/>
        </w:rPr>
        <w:t xml:space="preserve"> </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v</m:t>
            </m:r>
          </m:sub>
        </m:sSub>
      </m:oMath>
      <w:r>
        <w:rPr>
          <w:lang w:eastAsia="ja-JP"/>
        </w:rPr>
        <w:t xml:space="preserve"> </w:t>
      </w:r>
      <w:r>
        <w:rPr>
          <w:lang w:eastAsia="ja-JP"/>
        </w:rPr>
        <w:t>は</w:t>
      </w:r>
      <w:r>
        <w:rPr>
          <w:lang w:eastAsia="ja-JP"/>
        </w:rPr>
        <w:t xml:space="preserve"> </w:t>
      </w:r>
      <m:oMath>
        <m:r>
          <w:rPr>
            <w:rFonts w:ascii="Cambria Math" w:hAnsi="Cambria Math"/>
            <w:lang w:eastAsia="ja-JP"/>
          </w:rPr>
          <m:t>0.229</m:t>
        </m:r>
      </m:oMath>
      <w:r>
        <w:rPr>
          <w:lang w:eastAsia="ja-JP"/>
        </w:rPr>
        <w:t xml:space="preserve"> </w:t>
      </w:r>
      <w:r>
        <w:rPr>
          <w:lang w:eastAsia="ja-JP"/>
        </w:rPr>
        <w:t>と大きい．</w:t>
      </w:r>
    </w:p>
    <w:tbl>
      <w:tblPr>
        <w:tblStyle w:val="Table"/>
        <w:tblW w:w="0" w:type="pct"/>
        <w:jc w:val="center"/>
        <w:tblLook w:val="07E0" w:firstRow="1" w:lastRow="1" w:firstColumn="1" w:lastColumn="1" w:noHBand="1" w:noVBand="1"/>
      </w:tblPr>
      <w:tblGrid>
        <w:gridCol w:w="800"/>
        <w:gridCol w:w="725"/>
        <w:gridCol w:w="856"/>
        <w:gridCol w:w="1102"/>
        <w:gridCol w:w="1102"/>
        <w:gridCol w:w="492"/>
      </w:tblGrid>
      <w:tr w:rsidR="00692B7C" w14:paraId="22B58560" w14:textId="77777777" w:rsidTr="00E3648F">
        <w:trPr>
          <w:jc w:val="center"/>
        </w:trPr>
        <w:tc>
          <w:tcPr>
            <w:tcW w:w="0" w:type="auto"/>
            <w:tcBorders>
              <w:bottom w:val="single" w:sz="0" w:space="0" w:color="auto"/>
            </w:tcBorders>
            <w:vAlign w:val="bottom"/>
          </w:tcPr>
          <w:p w14:paraId="5AA00054" w14:textId="77777777" w:rsidR="00692B7C" w:rsidRDefault="008C2AF3">
            <w:pPr>
              <w:pStyle w:val="Compact"/>
              <w:jc w:val="center"/>
            </w:pPr>
            <w:r>
              <w:t>param</w:t>
            </w:r>
          </w:p>
        </w:tc>
        <w:tc>
          <w:tcPr>
            <w:tcW w:w="0" w:type="auto"/>
            <w:tcBorders>
              <w:bottom w:val="single" w:sz="0" w:space="0" w:color="auto"/>
            </w:tcBorders>
            <w:vAlign w:val="bottom"/>
          </w:tcPr>
          <w:p w14:paraId="4739754D" w14:textId="77777777" w:rsidR="00692B7C" w:rsidRDefault="008C2AF3">
            <w:pPr>
              <w:pStyle w:val="Compact"/>
              <w:jc w:val="center"/>
            </w:pPr>
            <w:r>
              <w:t>EAP</w:t>
            </w:r>
          </w:p>
        </w:tc>
        <w:tc>
          <w:tcPr>
            <w:tcW w:w="0" w:type="auto"/>
            <w:tcBorders>
              <w:bottom w:val="single" w:sz="0" w:space="0" w:color="auto"/>
            </w:tcBorders>
            <w:vAlign w:val="bottom"/>
          </w:tcPr>
          <w:p w14:paraId="0255DC33" w14:textId="77777777" w:rsidR="00692B7C" w:rsidRDefault="008C2AF3">
            <w:pPr>
              <w:pStyle w:val="Compact"/>
              <w:jc w:val="center"/>
            </w:pPr>
            <w:r>
              <w:t>post.sd</w:t>
            </w:r>
          </w:p>
        </w:tc>
        <w:tc>
          <w:tcPr>
            <w:tcW w:w="0" w:type="auto"/>
            <w:tcBorders>
              <w:bottom w:val="single" w:sz="0" w:space="0" w:color="auto"/>
            </w:tcBorders>
            <w:vAlign w:val="bottom"/>
          </w:tcPr>
          <w:p w14:paraId="32ED401C" w14:textId="77777777" w:rsidR="00692B7C" w:rsidRDefault="008C2AF3">
            <w:pPr>
              <w:pStyle w:val="Compact"/>
              <w:jc w:val="center"/>
            </w:pPr>
            <w:r>
              <w:t xml:space="preserve">95% </w:t>
            </w:r>
            <w:r>
              <w:t>下側</w:t>
            </w:r>
          </w:p>
        </w:tc>
        <w:tc>
          <w:tcPr>
            <w:tcW w:w="0" w:type="auto"/>
            <w:tcBorders>
              <w:bottom w:val="single" w:sz="0" w:space="0" w:color="auto"/>
            </w:tcBorders>
            <w:vAlign w:val="bottom"/>
          </w:tcPr>
          <w:p w14:paraId="52C132C3" w14:textId="77777777" w:rsidR="00692B7C" w:rsidRDefault="008C2AF3">
            <w:pPr>
              <w:pStyle w:val="Compact"/>
              <w:jc w:val="center"/>
            </w:pPr>
            <w:r>
              <w:t xml:space="preserve">95% </w:t>
            </w:r>
            <w:r>
              <w:t>上側</w:t>
            </w:r>
          </w:p>
        </w:tc>
        <w:tc>
          <w:tcPr>
            <w:tcW w:w="0" w:type="auto"/>
            <w:tcBorders>
              <w:bottom w:val="single" w:sz="0" w:space="0" w:color="auto"/>
            </w:tcBorders>
            <w:vAlign w:val="bottom"/>
          </w:tcPr>
          <w:p w14:paraId="58C54359" w14:textId="77777777" w:rsidR="00692B7C" w:rsidRDefault="00000000">
            <w:pPr>
              <w:pStyle w:val="Compact"/>
              <w:jc w:val="center"/>
            </w:pPr>
            <m:oMathPara>
              <m:oMath>
                <m:acc>
                  <m:accPr>
                    <m:ctrlPr>
                      <w:rPr>
                        <w:rFonts w:ascii="Cambria Math" w:hAnsi="Cambria Math"/>
                      </w:rPr>
                    </m:ctrlPr>
                  </m:accPr>
                  <m:e>
                    <m:r>
                      <w:rPr>
                        <w:rFonts w:ascii="Cambria Math" w:hAnsi="Cambria Math"/>
                      </w:rPr>
                      <m:t>R</m:t>
                    </m:r>
                  </m:e>
                </m:acc>
              </m:oMath>
            </m:oMathPara>
          </w:p>
        </w:tc>
      </w:tr>
      <w:tr w:rsidR="00692B7C" w14:paraId="3E5BEB9F" w14:textId="77777777" w:rsidTr="00E3648F">
        <w:trPr>
          <w:jc w:val="center"/>
        </w:trPr>
        <w:tc>
          <w:tcPr>
            <w:tcW w:w="0" w:type="auto"/>
          </w:tcPr>
          <w:p w14:paraId="28CA77C3" w14:textId="77777777" w:rsidR="00692B7C" w:rsidRDefault="00000000">
            <w:pPr>
              <w:pStyle w:val="Compact"/>
              <w:jc w:val="center"/>
            </w:pPr>
            <m:oMathPara>
              <m:oMath>
                <m:sSub>
                  <m:sSubPr>
                    <m:ctrlPr>
                      <w:rPr>
                        <w:rFonts w:ascii="Cambria Math" w:hAnsi="Cambria Math"/>
                      </w:rPr>
                    </m:ctrlPr>
                  </m:sSubPr>
                  <m:e>
                    <m:r>
                      <w:rPr>
                        <w:rFonts w:ascii="Cambria Math" w:hAnsi="Cambria Math"/>
                      </w:rPr>
                      <m:t>σ</m:t>
                    </m:r>
                  </m:e>
                  <m:sub>
                    <m:r>
                      <w:rPr>
                        <w:rFonts w:ascii="Cambria Math" w:hAnsi="Cambria Math"/>
                      </w:rPr>
                      <m:t>ζ</m:t>
                    </m:r>
                  </m:sub>
                </m:sSub>
              </m:oMath>
            </m:oMathPara>
          </w:p>
        </w:tc>
        <w:tc>
          <w:tcPr>
            <w:tcW w:w="0" w:type="auto"/>
          </w:tcPr>
          <w:p w14:paraId="7A613D0B" w14:textId="77777777" w:rsidR="00692B7C" w:rsidRDefault="008C2AF3">
            <w:pPr>
              <w:pStyle w:val="Compact"/>
              <w:jc w:val="center"/>
            </w:pPr>
            <m:oMathPara>
              <m:oMath>
                <m:r>
                  <w:rPr>
                    <w:rFonts w:ascii="Cambria Math" w:hAnsi="Cambria Math"/>
                  </w:rPr>
                  <m:t>0.002</m:t>
                </m:r>
              </m:oMath>
            </m:oMathPara>
          </w:p>
        </w:tc>
        <w:tc>
          <w:tcPr>
            <w:tcW w:w="0" w:type="auto"/>
          </w:tcPr>
          <w:p w14:paraId="7F6FBA97" w14:textId="77777777" w:rsidR="00692B7C" w:rsidRDefault="008C2AF3">
            <w:pPr>
              <w:pStyle w:val="Compact"/>
              <w:jc w:val="center"/>
            </w:pPr>
            <m:oMathPara>
              <m:oMath>
                <m:r>
                  <w:rPr>
                    <w:rFonts w:ascii="Cambria Math" w:hAnsi="Cambria Math"/>
                  </w:rPr>
                  <m:t>0.002</m:t>
                </m:r>
              </m:oMath>
            </m:oMathPara>
          </w:p>
        </w:tc>
        <w:tc>
          <w:tcPr>
            <w:tcW w:w="0" w:type="auto"/>
          </w:tcPr>
          <w:p w14:paraId="7C562CC3" w14:textId="77777777" w:rsidR="00692B7C" w:rsidRDefault="008C2AF3">
            <w:pPr>
              <w:pStyle w:val="Compact"/>
              <w:jc w:val="center"/>
            </w:pPr>
            <m:oMathPara>
              <m:oMath>
                <m:r>
                  <w:rPr>
                    <w:rFonts w:ascii="Cambria Math" w:hAnsi="Cambria Math"/>
                  </w:rPr>
                  <m:t>0</m:t>
                </m:r>
              </m:oMath>
            </m:oMathPara>
          </w:p>
        </w:tc>
        <w:tc>
          <w:tcPr>
            <w:tcW w:w="0" w:type="auto"/>
          </w:tcPr>
          <w:p w14:paraId="11002310" w14:textId="77777777" w:rsidR="00692B7C" w:rsidRDefault="008C2AF3">
            <w:pPr>
              <w:pStyle w:val="Compact"/>
              <w:jc w:val="center"/>
            </w:pPr>
            <m:oMathPara>
              <m:oMath>
                <m:r>
                  <w:rPr>
                    <w:rFonts w:ascii="Cambria Math" w:hAnsi="Cambria Math"/>
                  </w:rPr>
                  <m:t>0.006</m:t>
                </m:r>
              </m:oMath>
            </m:oMathPara>
          </w:p>
        </w:tc>
        <w:tc>
          <w:tcPr>
            <w:tcW w:w="0" w:type="auto"/>
          </w:tcPr>
          <w:p w14:paraId="4D4DD7C8" w14:textId="77777777" w:rsidR="00692B7C" w:rsidRDefault="008C2AF3">
            <w:pPr>
              <w:pStyle w:val="Compact"/>
              <w:jc w:val="center"/>
            </w:pPr>
            <m:oMathPara>
              <m:oMath>
                <m:r>
                  <w:rPr>
                    <w:rFonts w:ascii="Cambria Math" w:hAnsi="Cambria Math"/>
                  </w:rPr>
                  <m:t>1.0</m:t>
                </m:r>
              </m:oMath>
            </m:oMathPara>
          </w:p>
        </w:tc>
      </w:tr>
      <w:tr w:rsidR="00692B7C" w14:paraId="17BCF6C0" w14:textId="77777777" w:rsidTr="00E3648F">
        <w:trPr>
          <w:jc w:val="center"/>
        </w:trPr>
        <w:tc>
          <w:tcPr>
            <w:tcW w:w="0" w:type="auto"/>
          </w:tcPr>
          <w:p w14:paraId="676B160A" w14:textId="77777777" w:rsidR="00692B7C" w:rsidRDefault="00000000">
            <w:pPr>
              <w:pStyle w:val="Compact"/>
              <w:jc w:val="center"/>
            </w:pPr>
            <m:oMathPara>
              <m:oMath>
                <m:sSub>
                  <m:sSubPr>
                    <m:ctrlPr>
                      <w:rPr>
                        <w:rFonts w:ascii="Cambria Math" w:hAnsi="Cambria Math"/>
                      </w:rPr>
                    </m:ctrlPr>
                  </m:sSubPr>
                  <m:e>
                    <m:r>
                      <w:rPr>
                        <w:rFonts w:ascii="Cambria Math" w:hAnsi="Cambria Math"/>
                      </w:rPr>
                      <m:t>σ</m:t>
                    </m:r>
                  </m:e>
                  <m:sub>
                    <m:r>
                      <w:rPr>
                        <w:rFonts w:ascii="Cambria Math" w:hAnsi="Cambria Math"/>
                      </w:rPr>
                      <m:t>w</m:t>
                    </m:r>
                  </m:sub>
                </m:sSub>
              </m:oMath>
            </m:oMathPara>
          </w:p>
        </w:tc>
        <w:tc>
          <w:tcPr>
            <w:tcW w:w="0" w:type="auto"/>
          </w:tcPr>
          <w:p w14:paraId="12397153" w14:textId="77777777" w:rsidR="00692B7C" w:rsidRDefault="008C2AF3">
            <w:pPr>
              <w:pStyle w:val="Compact"/>
              <w:jc w:val="center"/>
            </w:pPr>
            <m:oMathPara>
              <m:oMath>
                <m:r>
                  <w:rPr>
                    <w:rFonts w:ascii="Cambria Math" w:hAnsi="Cambria Math"/>
                  </w:rPr>
                  <m:t>0.018</m:t>
                </m:r>
              </m:oMath>
            </m:oMathPara>
          </w:p>
        </w:tc>
        <w:tc>
          <w:tcPr>
            <w:tcW w:w="0" w:type="auto"/>
          </w:tcPr>
          <w:p w14:paraId="40BD4203" w14:textId="77777777" w:rsidR="00692B7C" w:rsidRDefault="008C2AF3">
            <w:pPr>
              <w:pStyle w:val="Compact"/>
              <w:jc w:val="center"/>
            </w:pPr>
            <m:oMathPara>
              <m:oMath>
                <m:r>
                  <w:rPr>
                    <w:rFonts w:ascii="Cambria Math" w:hAnsi="Cambria Math"/>
                  </w:rPr>
                  <m:t>0.013</m:t>
                </m:r>
              </m:oMath>
            </m:oMathPara>
          </w:p>
        </w:tc>
        <w:tc>
          <w:tcPr>
            <w:tcW w:w="0" w:type="auto"/>
          </w:tcPr>
          <w:p w14:paraId="379A4428" w14:textId="77777777" w:rsidR="00692B7C" w:rsidRDefault="008C2AF3">
            <w:pPr>
              <w:pStyle w:val="Compact"/>
              <w:jc w:val="center"/>
            </w:pPr>
            <m:oMathPara>
              <m:oMath>
                <m:r>
                  <w:rPr>
                    <w:rFonts w:ascii="Cambria Math" w:hAnsi="Cambria Math"/>
                  </w:rPr>
                  <m:t>0</m:t>
                </m:r>
              </m:oMath>
            </m:oMathPara>
          </w:p>
        </w:tc>
        <w:tc>
          <w:tcPr>
            <w:tcW w:w="0" w:type="auto"/>
          </w:tcPr>
          <w:p w14:paraId="34358EEB" w14:textId="77777777" w:rsidR="00692B7C" w:rsidRDefault="008C2AF3">
            <w:pPr>
              <w:pStyle w:val="Compact"/>
              <w:jc w:val="center"/>
            </w:pPr>
            <m:oMathPara>
              <m:oMath>
                <m:r>
                  <w:rPr>
                    <w:rFonts w:ascii="Cambria Math" w:hAnsi="Cambria Math"/>
                  </w:rPr>
                  <m:t>0.043</m:t>
                </m:r>
              </m:oMath>
            </m:oMathPara>
          </w:p>
        </w:tc>
        <w:tc>
          <w:tcPr>
            <w:tcW w:w="0" w:type="auto"/>
          </w:tcPr>
          <w:p w14:paraId="05B8A5CA" w14:textId="77777777" w:rsidR="00692B7C" w:rsidRDefault="008C2AF3">
            <w:pPr>
              <w:pStyle w:val="Compact"/>
              <w:jc w:val="center"/>
            </w:pPr>
            <m:oMathPara>
              <m:oMath>
                <m:r>
                  <w:rPr>
                    <w:rFonts w:ascii="Cambria Math" w:hAnsi="Cambria Math"/>
                  </w:rPr>
                  <m:t>1.0</m:t>
                </m:r>
              </m:oMath>
            </m:oMathPara>
          </w:p>
        </w:tc>
      </w:tr>
      <w:tr w:rsidR="00692B7C" w14:paraId="31226F3A" w14:textId="77777777" w:rsidTr="00E3648F">
        <w:trPr>
          <w:jc w:val="center"/>
        </w:trPr>
        <w:tc>
          <w:tcPr>
            <w:tcW w:w="0" w:type="auto"/>
          </w:tcPr>
          <w:p w14:paraId="4752D859" w14:textId="77777777" w:rsidR="00692B7C" w:rsidRDefault="00000000">
            <w:pPr>
              <w:pStyle w:val="Compact"/>
              <w:jc w:val="center"/>
            </w:pPr>
            <m:oMathPara>
              <m:oMath>
                <m:sSub>
                  <m:sSubPr>
                    <m:ctrlPr>
                      <w:rPr>
                        <w:rFonts w:ascii="Cambria Math" w:hAnsi="Cambria Math"/>
                      </w:rPr>
                    </m:ctrlPr>
                  </m:sSubPr>
                  <m:e>
                    <m:r>
                      <w:rPr>
                        <w:rFonts w:ascii="Cambria Math" w:hAnsi="Cambria Math"/>
                      </w:rPr>
                      <m:t>σ</m:t>
                    </m:r>
                  </m:e>
                  <m:sub>
                    <m:r>
                      <w:rPr>
                        <w:rFonts w:ascii="Cambria Math" w:hAnsi="Cambria Math"/>
                      </w:rPr>
                      <m:t>v</m:t>
                    </m:r>
                  </m:sub>
                </m:sSub>
              </m:oMath>
            </m:oMathPara>
          </w:p>
        </w:tc>
        <w:tc>
          <w:tcPr>
            <w:tcW w:w="0" w:type="auto"/>
          </w:tcPr>
          <w:p w14:paraId="5042BBCD" w14:textId="77777777" w:rsidR="00692B7C" w:rsidRDefault="008C2AF3">
            <w:pPr>
              <w:pStyle w:val="Compact"/>
              <w:jc w:val="center"/>
            </w:pPr>
            <m:oMathPara>
              <m:oMath>
                <m:r>
                  <w:rPr>
                    <w:rFonts w:ascii="Cambria Math" w:hAnsi="Cambria Math"/>
                  </w:rPr>
                  <m:t>0.229</m:t>
                </m:r>
              </m:oMath>
            </m:oMathPara>
          </w:p>
        </w:tc>
        <w:tc>
          <w:tcPr>
            <w:tcW w:w="0" w:type="auto"/>
          </w:tcPr>
          <w:p w14:paraId="2B2B8FC6" w14:textId="77777777" w:rsidR="00692B7C" w:rsidRDefault="008C2AF3">
            <w:pPr>
              <w:pStyle w:val="Compact"/>
              <w:jc w:val="center"/>
            </w:pPr>
            <m:oMathPara>
              <m:oMath>
                <m:r>
                  <w:rPr>
                    <w:rFonts w:ascii="Cambria Math" w:hAnsi="Cambria Math"/>
                  </w:rPr>
                  <m:t>0.018</m:t>
                </m:r>
              </m:oMath>
            </m:oMathPara>
          </w:p>
        </w:tc>
        <w:tc>
          <w:tcPr>
            <w:tcW w:w="0" w:type="auto"/>
          </w:tcPr>
          <w:p w14:paraId="413772C6" w14:textId="77777777" w:rsidR="00692B7C" w:rsidRDefault="008C2AF3">
            <w:pPr>
              <w:pStyle w:val="Compact"/>
              <w:jc w:val="center"/>
            </w:pPr>
            <m:oMathPara>
              <m:oMath>
                <m:r>
                  <w:rPr>
                    <w:rFonts w:ascii="Cambria Math" w:hAnsi="Cambria Math"/>
                  </w:rPr>
                  <m:t>0.196</m:t>
                </m:r>
              </m:oMath>
            </m:oMathPara>
          </w:p>
        </w:tc>
        <w:tc>
          <w:tcPr>
            <w:tcW w:w="0" w:type="auto"/>
          </w:tcPr>
          <w:p w14:paraId="073AF997" w14:textId="77777777" w:rsidR="00692B7C" w:rsidRDefault="008C2AF3">
            <w:pPr>
              <w:pStyle w:val="Compact"/>
              <w:jc w:val="center"/>
            </w:pPr>
            <m:oMathPara>
              <m:oMath>
                <m:r>
                  <w:rPr>
                    <w:rFonts w:ascii="Cambria Math" w:hAnsi="Cambria Math"/>
                  </w:rPr>
                  <m:t>0.265</m:t>
                </m:r>
              </m:oMath>
            </m:oMathPara>
          </w:p>
        </w:tc>
        <w:tc>
          <w:tcPr>
            <w:tcW w:w="0" w:type="auto"/>
          </w:tcPr>
          <w:p w14:paraId="7C85B94B" w14:textId="77777777" w:rsidR="00692B7C" w:rsidRDefault="008C2AF3">
            <w:pPr>
              <w:pStyle w:val="Compact"/>
              <w:jc w:val="center"/>
            </w:pPr>
            <m:oMathPara>
              <m:oMath>
                <m:r>
                  <w:rPr>
                    <w:rFonts w:ascii="Cambria Math" w:hAnsi="Cambria Math"/>
                  </w:rPr>
                  <m:t>1.0</m:t>
                </m:r>
              </m:oMath>
            </m:oMathPara>
          </w:p>
        </w:tc>
      </w:tr>
    </w:tbl>
    <w:p w14:paraId="1111DD03" w14:textId="77777777" w:rsidR="00692B7C" w:rsidRDefault="008C2AF3" w:rsidP="00E3648F">
      <w:pPr>
        <w:pStyle w:val="aa"/>
        <w:rPr>
          <w:lang w:eastAsia="ja-JP"/>
        </w:rPr>
      </w:pPr>
      <w:r>
        <w:rPr>
          <w:lang w:eastAsia="ja-JP"/>
        </w:rPr>
        <w:t>注</w:t>
      </w:r>
      <w:r>
        <w:rPr>
          <w:lang w:eastAsia="ja-JP"/>
        </w:rPr>
        <w:t xml:space="preserve">: </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ζ</m:t>
            </m:r>
          </m:sub>
        </m:sSub>
      </m:oMath>
      <w:r>
        <w:rPr>
          <w:lang w:eastAsia="ja-JP"/>
        </w:rPr>
        <w:t xml:space="preserve"> </w:t>
      </w:r>
      <w:r>
        <w:rPr>
          <w:lang w:eastAsia="ja-JP"/>
        </w:rPr>
        <w:t>はトレンドの誤差項の分散．</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w</m:t>
            </m:r>
          </m:sub>
        </m:sSub>
      </m:oMath>
      <w:r>
        <w:rPr>
          <w:lang w:eastAsia="ja-JP"/>
        </w:rPr>
        <w:t xml:space="preserve"> </w:t>
      </w:r>
      <w:r>
        <w:rPr>
          <w:lang w:eastAsia="ja-JP"/>
        </w:rPr>
        <w:t>はレベルの誤差項の分散．</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v</m:t>
            </m:r>
          </m:sub>
        </m:sSub>
      </m:oMath>
      <w:r>
        <w:rPr>
          <w:lang w:eastAsia="ja-JP"/>
        </w:rPr>
        <w:t xml:space="preserve"> </w:t>
      </w:r>
      <w:r>
        <w:rPr>
          <w:lang w:eastAsia="ja-JP"/>
        </w:rPr>
        <w:t>は介入効果の誤差項の分散．</w:t>
      </w:r>
      <w:r>
        <w:rPr>
          <w:lang w:eastAsia="ja-JP"/>
        </w:rPr>
        <w:t xml:space="preserve">EAP </w:t>
      </w:r>
      <w:r>
        <w:rPr>
          <w:lang w:eastAsia="ja-JP"/>
        </w:rPr>
        <w:t>は事後期待値．</w:t>
      </w:r>
      <w:r>
        <w:rPr>
          <w:lang w:eastAsia="ja-JP"/>
        </w:rPr>
        <w:t xml:space="preserve">post.sd </w:t>
      </w:r>
      <w:r>
        <w:rPr>
          <w:lang w:eastAsia="ja-JP"/>
        </w:rPr>
        <w:t>は事後標準偏差．</w:t>
      </w:r>
      <w:r>
        <w:rPr>
          <w:lang w:eastAsia="ja-JP"/>
        </w:rPr>
        <w:t>95%</w:t>
      </w:r>
      <w:r>
        <w:rPr>
          <w:lang w:eastAsia="ja-JP"/>
        </w:rPr>
        <w:t>下限及び</w:t>
      </w:r>
      <w:r>
        <w:rPr>
          <w:lang w:eastAsia="ja-JP"/>
        </w:rPr>
        <w:t xml:space="preserve"> 95%</w:t>
      </w:r>
      <w:r>
        <w:rPr>
          <w:lang w:eastAsia="ja-JP"/>
        </w:rPr>
        <w:t>上限は信用区間．</w:t>
      </w:r>
      <m:oMath>
        <m:acc>
          <m:accPr>
            <m:ctrlPr>
              <w:rPr>
                <w:rFonts w:ascii="Cambria Math" w:hAnsi="Cambria Math"/>
              </w:rPr>
            </m:ctrlPr>
          </m:accPr>
          <m:e>
            <m:r>
              <w:rPr>
                <w:rFonts w:ascii="Cambria Math" w:hAnsi="Cambria Math"/>
                <w:lang w:eastAsia="ja-JP"/>
              </w:rPr>
              <m:t>R</m:t>
            </m:r>
          </m:e>
        </m:acc>
      </m:oMath>
      <w:r>
        <w:rPr>
          <w:lang w:eastAsia="ja-JP"/>
        </w:rPr>
        <w:t xml:space="preserve"> </w:t>
      </w:r>
      <w:r>
        <w:rPr>
          <w:lang w:eastAsia="ja-JP"/>
        </w:rPr>
        <w:t>はゲルマン・ルービンの収束診断であり</w:t>
      </w:r>
      <w:r>
        <w:rPr>
          <w:lang w:eastAsia="ja-JP"/>
        </w:rPr>
        <w:t xml:space="preserve"> 1.1 </w:t>
      </w:r>
      <w:r>
        <w:rPr>
          <w:lang w:eastAsia="ja-JP"/>
        </w:rPr>
        <w:t>以下で収束したと判断する．</w:t>
      </w:r>
    </w:p>
    <w:p w14:paraId="755886DE" w14:textId="77777777" w:rsidR="00692B7C" w:rsidRDefault="008C2AF3">
      <w:pPr>
        <w:pStyle w:val="a0"/>
        <w:rPr>
          <w:lang w:eastAsia="ja-JP"/>
        </w:rPr>
      </w:pPr>
      <w:r>
        <w:rPr>
          <w:lang w:eastAsia="ja-JP"/>
        </w:rPr>
        <w:t>以下は平滑化された</w:t>
      </w:r>
      <w:r>
        <w:rPr>
          <w:lang w:eastAsia="ja-JP"/>
        </w:rPr>
        <w:t xml:space="preserve"> Dynamic TWFE </w:t>
      </w:r>
      <w:r>
        <w:rPr>
          <w:lang w:eastAsia="ja-JP"/>
        </w:rPr>
        <w:t>推定量を示している．</w:t>
      </w:r>
    </w:p>
    <w:p w14:paraId="603AD720" w14:textId="77777777" w:rsidR="00692B7C" w:rsidRDefault="008C2AF3">
      <w:pPr>
        <w:pStyle w:val="CaptionedFigure"/>
      </w:pPr>
      <w:r>
        <w:rPr>
          <w:noProof/>
        </w:rPr>
        <w:drawing>
          <wp:inline distT="0" distB="0" distL="0" distR="0" wp14:anchorId="63A97F97" wp14:editId="7890A6FC">
            <wp:extent cx="5334000" cy="3462829"/>
            <wp:effectExtent l="0" t="0" r="0" b="0"/>
            <wp:docPr id="1483352795" name="Picture" descr="平滑化 Dynamic TWFE 推定量"/>
            <wp:cNvGraphicFramePr/>
            <a:graphic xmlns:a="http://schemas.openxmlformats.org/drawingml/2006/main">
              <a:graphicData uri="http://schemas.openxmlformats.org/drawingml/2006/picture">
                <pic:pic xmlns:pic="http://schemas.openxmlformats.org/drawingml/2006/picture">
                  <pic:nvPicPr>
                    <pic:cNvPr id="0" name="Picture" descr="../figures/dynamic_twfe/smoothed_ATT.png"/>
                    <pic:cNvPicPr>
                      <a:picLocks noChangeAspect="1" noChangeArrowheads="1"/>
                    </pic:cNvPicPr>
                  </pic:nvPicPr>
                  <pic:blipFill>
                    <a:blip r:embed="rId19"/>
                    <a:stretch>
                      <a:fillRect/>
                    </a:stretch>
                  </pic:blipFill>
                  <pic:spPr bwMode="auto">
                    <a:xfrm>
                      <a:off x="0" y="0"/>
                      <a:ext cx="5334000" cy="3462829"/>
                    </a:xfrm>
                    <a:prstGeom prst="rect">
                      <a:avLst/>
                    </a:prstGeom>
                    <a:noFill/>
                    <a:ln w="9525">
                      <a:noFill/>
                      <a:headEnd/>
                      <a:tailEnd/>
                    </a:ln>
                  </pic:spPr>
                </pic:pic>
              </a:graphicData>
            </a:graphic>
          </wp:inline>
        </w:drawing>
      </w:r>
    </w:p>
    <w:p w14:paraId="4C5BD6CB" w14:textId="77777777" w:rsidR="00692B7C" w:rsidRDefault="008C2AF3">
      <w:pPr>
        <w:pStyle w:val="ImageCaption"/>
        <w:rPr>
          <w:lang w:eastAsia="ja-JP"/>
        </w:rPr>
      </w:pPr>
      <w:r>
        <w:rPr>
          <w:lang w:eastAsia="ja-JP"/>
        </w:rPr>
        <w:t>平滑化</w:t>
      </w:r>
      <w:r>
        <w:rPr>
          <w:lang w:eastAsia="ja-JP"/>
        </w:rPr>
        <w:t xml:space="preserve"> Dynamic TWFE </w:t>
      </w:r>
      <w:r>
        <w:rPr>
          <w:lang w:eastAsia="ja-JP"/>
        </w:rPr>
        <w:t>推定量</w:t>
      </w:r>
    </w:p>
    <w:p w14:paraId="7A4C005C" w14:textId="77777777" w:rsidR="00692B7C" w:rsidRDefault="008C2AF3" w:rsidP="00E3648F">
      <w:pPr>
        <w:pStyle w:val="aa"/>
        <w:rPr>
          <w:lang w:eastAsia="ja-JP"/>
        </w:rPr>
      </w:pPr>
      <w:r>
        <w:rPr>
          <w:lang w:eastAsia="ja-JP"/>
        </w:rPr>
        <w:t>注</w:t>
      </w:r>
      <w:r>
        <w:rPr>
          <w:lang w:eastAsia="ja-JP"/>
        </w:rPr>
        <w:t xml:space="preserve">: </w:t>
      </w:r>
      <w:r>
        <w:rPr>
          <w:lang w:eastAsia="ja-JP"/>
        </w:rPr>
        <w:t>推定結果を元に筆者作成</w:t>
      </w:r>
    </w:p>
    <w:p w14:paraId="50B6C8B9" w14:textId="77777777" w:rsidR="00692B7C" w:rsidRDefault="008C2AF3">
      <w:pPr>
        <w:pStyle w:val="a0"/>
        <w:rPr>
          <w:lang w:eastAsia="ja-JP"/>
        </w:rPr>
      </w:pPr>
      <w:r>
        <w:rPr>
          <w:lang w:eastAsia="ja-JP"/>
        </w:rPr>
        <w:t>破線は平滑化をしていない介入効果の期待値であり，実線は平滑化した期待値，濃い灰色の帯はレベル</w:t>
      </w:r>
      <w:r>
        <w:rPr>
          <w:lang w:eastAsia="ja-JP"/>
        </w:rPr>
        <w:t xml:space="preserve"> </w:t>
      </w:r>
      <m:oMath>
        <m:sSub>
          <m:sSubPr>
            <m:ctrlPr>
              <w:rPr>
                <w:rFonts w:ascii="Cambria Math" w:hAnsi="Cambria Math"/>
              </w:rPr>
            </m:ctrlPr>
          </m:sSubPr>
          <m:e>
            <m:r>
              <w:rPr>
                <w:rFonts w:ascii="Cambria Math" w:hAnsi="Cambria Math"/>
                <w:lang w:eastAsia="ja-JP"/>
              </w:rPr>
              <m:t>μ</m:t>
            </m:r>
          </m:e>
          <m:sub>
            <m:r>
              <m:rPr>
                <m:scr m:val="script"/>
              </m:rPr>
              <w:rPr>
                <w:rFonts w:ascii="Cambria Math" w:hAnsi="Cambria Math"/>
                <w:lang w:eastAsia="ja-JP"/>
              </w:rPr>
              <m:t>l</m:t>
            </m:r>
          </m:sub>
        </m:sSub>
      </m:oMath>
      <w:r>
        <w:rPr>
          <w:lang w:eastAsia="ja-JP"/>
        </w:rPr>
        <w:t xml:space="preserve"> </w:t>
      </w:r>
      <w:r>
        <w:rPr>
          <w:lang w:eastAsia="ja-JP"/>
        </w:rPr>
        <w:t>の</w:t>
      </w:r>
      <m:oMath>
        <m:r>
          <w:rPr>
            <w:rFonts w:ascii="Cambria Math" w:hAnsi="Cambria Math"/>
            <w:lang w:eastAsia="ja-JP"/>
          </w:rPr>
          <m:t>95%</m:t>
        </m:r>
      </m:oMath>
      <w:r>
        <w:rPr>
          <w:lang w:eastAsia="ja-JP"/>
        </w:rPr>
        <w:t xml:space="preserve"> </w:t>
      </w:r>
      <w:r>
        <w:rPr>
          <w:lang w:eastAsia="ja-JP"/>
        </w:rPr>
        <w:t>信用区間，薄い灰色の帯は</w:t>
      </w:r>
      <w:r>
        <w:rPr>
          <w:lang w:eastAsia="ja-JP"/>
        </w:rPr>
        <w:t xml:space="preserve"> Dynamic TWFE </w:t>
      </w:r>
      <w:r>
        <w:rPr>
          <w:lang w:eastAsia="ja-JP"/>
        </w:rPr>
        <w:t>推定量の</w:t>
      </w:r>
      <w:r>
        <w:rPr>
          <w:lang w:eastAsia="ja-JP"/>
        </w:rPr>
        <w:t xml:space="preserve"> </w:t>
      </w:r>
      <m:oMath>
        <m:r>
          <w:rPr>
            <w:rFonts w:ascii="Cambria Math" w:hAnsi="Cambria Math"/>
            <w:lang w:eastAsia="ja-JP"/>
          </w:rPr>
          <m:t>95%</m:t>
        </m:r>
      </m:oMath>
      <w:r>
        <w:rPr>
          <w:lang w:eastAsia="ja-JP"/>
        </w:rPr>
        <w:t xml:space="preserve"> </w:t>
      </w:r>
      <w:r>
        <w:rPr>
          <w:lang w:eastAsia="ja-JP"/>
        </w:rPr>
        <w:t>信用区間である．平滑化を行うことで介入効果の時間変化が滑らかになり，解釈性が向上した．平滑化期待値は，介入前</w:t>
      </w:r>
      <w:r>
        <w:rPr>
          <w:lang w:eastAsia="ja-JP"/>
        </w:rPr>
        <w:t xml:space="preserve"> </w:t>
      </w:r>
      <m:oMath>
        <m:r>
          <w:rPr>
            <w:rFonts w:ascii="Cambria Math" w:hAnsi="Cambria Math"/>
            <w:lang w:eastAsia="ja-JP"/>
          </w:rPr>
          <m:t>-40</m:t>
        </m:r>
      </m:oMath>
      <w:r>
        <w:rPr>
          <w:lang w:eastAsia="ja-JP"/>
        </w:rPr>
        <w:t xml:space="preserve"> </w:t>
      </w:r>
      <w:r>
        <w:rPr>
          <w:lang w:eastAsia="ja-JP"/>
        </w:rPr>
        <w:t>年はほぼ</w:t>
      </w:r>
      <w:r>
        <w:rPr>
          <w:lang w:eastAsia="ja-JP"/>
        </w:rPr>
        <w:t xml:space="preserve"> </w:t>
      </w:r>
      <m:oMath>
        <m:r>
          <w:rPr>
            <w:rFonts w:ascii="Cambria Math" w:hAnsi="Cambria Math"/>
            <w:lang w:eastAsia="ja-JP"/>
          </w:rPr>
          <m:t>0</m:t>
        </m:r>
      </m:oMath>
      <w:r>
        <w:rPr>
          <w:lang w:eastAsia="ja-JP"/>
        </w:rPr>
        <w:t xml:space="preserve"> </w:t>
      </w:r>
      <w:r>
        <w:rPr>
          <w:lang w:eastAsia="ja-JP"/>
        </w:rPr>
        <w:t>であり，</w:t>
      </w:r>
      <m:oMath>
        <m:r>
          <w:rPr>
            <w:rFonts w:ascii="Cambria Math" w:hAnsi="Cambria Math"/>
            <w:lang w:eastAsia="ja-JP"/>
          </w:rPr>
          <m:t>-20</m:t>
        </m:r>
      </m:oMath>
      <w:r>
        <w:rPr>
          <w:lang w:eastAsia="ja-JP"/>
        </w:rPr>
        <w:t xml:space="preserve"> </w:t>
      </w:r>
      <w:r>
        <w:rPr>
          <w:lang w:eastAsia="ja-JP"/>
        </w:rPr>
        <w:t>年に向けて低下しているが，その後は方向を変えて徐々に上昇し，介入の</w:t>
      </w:r>
      <w:r>
        <w:rPr>
          <w:lang w:eastAsia="ja-JP"/>
        </w:rPr>
        <w:t xml:space="preserve"> 5 </w:t>
      </w:r>
      <w:r>
        <w:rPr>
          <w:lang w:eastAsia="ja-JP"/>
        </w:rPr>
        <w:t>年前には期待値が</w:t>
      </w:r>
      <w:r>
        <w:rPr>
          <w:lang w:eastAsia="ja-JP"/>
        </w:rPr>
        <w:t xml:space="preserve"> </w:t>
      </w:r>
      <m:oMath>
        <m:r>
          <w:rPr>
            <w:rFonts w:ascii="Cambria Math" w:hAnsi="Cambria Math"/>
            <w:lang w:eastAsia="ja-JP"/>
          </w:rPr>
          <m:t>0.003</m:t>
        </m:r>
      </m:oMath>
      <w:r>
        <w:rPr>
          <w:lang w:eastAsia="ja-JP"/>
        </w:rPr>
        <w:t xml:space="preserve"> </w:t>
      </w:r>
      <w:r>
        <w:rPr>
          <w:lang w:eastAsia="ja-JP"/>
        </w:rPr>
        <w:t>と正に転換した．介入</w:t>
      </w:r>
      <w:r>
        <w:rPr>
          <w:lang w:eastAsia="ja-JP"/>
        </w:rPr>
        <w:t xml:space="preserve"> </w:t>
      </w:r>
      <m:oMath>
        <m:r>
          <w:rPr>
            <w:rFonts w:ascii="Cambria Math" w:hAnsi="Cambria Math"/>
            <w:lang w:eastAsia="ja-JP"/>
          </w:rPr>
          <m:t>8</m:t>
        </m:r>
      </m:oMath>
      <w:r>
        <w:rPr>
          <w:lang w:eastAsia="ja-JP"/>
        </w:rPr>
        <w:t xml:space="preserve"> </w:t>
      </w:r>
      <w:r>
        <w:rPr>
          <w:lang w:eastAsia="ja-JP"/>
        </w:rPr>
        <w:t>年目にはレベル</w:t>
      </w:r>
      <w:r>
        <w:rPr>
          <w:lang w:eastAsia="ja-JP"/>
        </w:rPr>
        <w:t xml:space="preserve"> </w:t>
      </w:r>
      <m:oMath>
        <m:sSub>
          <m:sSubPr>
            <m:ctrlPr>
              <w:rPr>
                <w:rFonts w:ascii="Cambria Math" w:hAnsi="Cambria Math"/>
              </w:rPr>
            </m:ctrlPr>
          </m:sSubPr>
          <m:e>
            <m:r>
              <w:rPr>
                <w:rFonts w:ascii="Cambria Math" w:hAnsi="Cambria Math"/>
                <w:lang w:eastAsia="ja-JP"/>
              </w:rPr>
              <m:t>μ</m:t>
            </m:r>
          </m:e>
          <m:sub>
            <m:r>
              <m:rPr>
                <m:scr m:val="script"/>
              </m:rPr>
              <w:rPr>
                <w:rFonts w:ascii="Cambria Math" w:hAnsi="Cambria Math"/>
                <w:lang w:eastAsia="ja-JP"/>
              </w:rPr>
              <m:t>l</m:t>
            </m:r>
          </m:sub>
        </m:sSub>
      </m:oMath>
      <w:r>
        <w:rPr>
          <w:lang w:eastAsia="ja-JP"/>
        </w:rPr>
        <w:t xml:space="preserve"> </w:t>
      </w:r>
      <w:r>
        <w:rPr>
          <w:lang w:eastAsia="ja-JP"/>
        </w:rPr>
        <w:t>の</w:t>
      </w:r>
      <w:r>
        <w:rPr>
          <w:lang w:eastAsia="ja-JP"/>
        </w:rPr>
        <w:t xml:space="preserve"> </w:t>
      </w:r>
      <m:oMath>
        <m:r>
          <w:rPr>
            <w:rFonts w:ascii="Cambria Math" w:hAnsi="Cambria Math"/>
            <w:lang w:eastAsia="ja-JP"/>
          </w:rPr>
          <m:t>95%</m:t>
        </m:r>
      </m:oMath>
      <w:r>
        <w:rPr>
          <w:lang w:eastAsia="ja-JP"/>
        </w:rPr>
        <w:t xml:space="preserve"> </w:t>
      </w:r>
      <w:r>
        <w:rPr>
          <w:lang w:eastAsia="ja-JP"/>
        </w:rPr>
        <w:t>信用区間が</w:t>
      </w:r>
      <w:r>
        <w:rPr>
          <w:lang w:eastAsia="ja-JP"/>
        </w:rPr>
        <w:t xml:space="preserve"> </w:t>
      </w:r>
      <m:oMath>
        <m:r>
          <w:rPr>
            <w:rFonts w:ascii="Cambria Math" w:hAnsi="Cambria Math"/>
            <w:lang w:eastAsia="ja-JP"/>
          </w:rPr>
          <m:t>0</m:t>
        </m:r>
      </m:oMath>
      <w:r>
        <w:rPr>
          <w:lang w:eastAsia="ja-JP"/>
        </w:rPr>
        <w:t xml:space="preserve"> </w:t>
      </w:r>
      <w:r>
        <w:rPr>
          <w:lang w:eastAsia="ja-JP"/>
        </w:rPr>
        <w:t>を含まなくなり，期待値は</w:t>
      </w:r>
      <w:r>
        <w:rPr>
          <w:lang w:eastAsia="ja-JP"/>
        </w:rPr>
        <w:t xml:space="preserve"> </w:t>
      </w:r>
      <m:oMath>
        <m:r>
          <w:rPr>
            <w:rFonts w:ascii="Cambria Math" w:hAnsi="Cambria Math"/>
            <w:lang w:eastAsia="ja-JP"/>
          </w:rPr>
          <m:t>0.13</m:t>
        </m:r>
      </m:oMath>
      <w:r>
        <w:rPr>
          <w:lang w:eastAsia="ja-JP"/>
        </w:rPr>
        <w:t xml:space="preserve"> </w:t>
      </w:r>
      <w:r>
        <w:rPr>
          <w:lang w:eastAsia="ja-JP"/>
        </w:rPr>
        <w:t>に達している．その後の期待値は負になることなく上昇し，</w:t>
      </w:r>
      <m:oMath>
        <m:r>
          <w:rPr>
            <w:rFonts w:ascii="Cambria Math" w:hAnsi="Cambria Math"/>
            <w:lang w:eastAsia="ja-JP"/>
          </w:rPr>
          <m:t>50</m:t>
        </m:r>
      </m:oMath>
      <w:r>
        <w:rPr>
          <w:lang w:eastAsia="ja-JP"/>
        </w:rPr>
        <w:t xml:space="preserve"> </w:t>
      </w:r>
      <w:r>
        <w:rPr>
          <w:lang w:eastAsia="ja-JP"/>
        </w:rPr>
        <w:t>年目の期待値は</w:t>
      </w:r>
      <w:r>
        <w:rPr>
          <w:lang w:eastAsia="ja-JP"/>
        </w:rPr>
        <w:t xml:space="preserve"> </w:t>
      </w:r>
      <m:oMath>
        <m:r>
          <w:rPr>
            <w:rFonts w:ascii="Cambria Math" w:hAnsi="Cambria Math"/>
            <w:lang w:eastAsia="ja-JP"/>
          </w:rPr>
          <m:t>0.55</m:t>
        </m:r>
      </m:oMath>
      <w:r>
        <w:rPr>
          <w:lang w:eastAsia="ja-JP"/>
        </w:rPr>
        <w:t xml:space="preserve"> </w:t>
      </w:r>
      <w:r>
        <w:rPr>
          <w:lang w:eastAsia="ja-JP"/>
        </w:rPr>
        <w:t>となった．一方で介入効果の信用区間は最後まで</w:t>
      </w:r>
      <w:r>
        <w:rPr>
          <w:lang w:eastAsia="ja-JP"/>
        </w:rPr>
        <w:t xml:space="preserve"> </w:t>
      </w:r>
      <m:oMath>
        <m:r>
          <w:rPr>
            <w:rFonts w:ascii="Cambria Math" w:hAnsi="Cambria Math"/>
            <w:lang w:eastAsia="ja-JP"/>
          </w:rPr>
          <m:t>0</m:t>
        </m:r>
      </m:oMath>
      <w:r>
        <w:rPr>
          <w:lang w:eastAsia="ja-JP"/>
        </w:rPr>
        <w:t xml:space="preserve"> </w:t>
      </w:r>
      <w:r>
        <w:rPr>
          <w:lang w:eastAsia="ja-JP"/>
        </w:rPr>
        <w:t>を含んでいるが，これは，介入効果の出やすい島と出づらい島といった横断的な異質性が大きいためだと考えられる．しかし，負の割合は経過年数が進むにつれて減少しており，少なくとも人口減少を抑制する効果があることが示されている．</w:t>
      </w:r>
    </w:p>
    <w:p w14:paraId="0F3F526D" w14:textId="77777777" w:rsidR="00692B7C" w:rsidRDefault="008C2AF3">
      <w:pPr>
        <w:pStyle w:val="a0"/>
        <w:rPr>
          <w:lang w:eastAsia="ja-JP"/>
        </w:rPr>
      </w:pPr>
      <w:r>
        <w:rPr>
          <w:lang w:eastAsia="ja-JP"/>
        </w:rPr>
        <w:t>ここから言えることは，離島架橋は平均的に人口減少を改善させる可能性が高く，全てのケースにおいて人口増加をもたらすわけではないかもしれないが，少なくとも人口減少を抑制する効果があることが示されている．</w:t>
      </w:r>
    </w:p>
    <w:p w14:paraId="0B49E4AF" w14:textId="77777777" w:rsidR="00692B7C" w:rsidRDefault="008C2AF3">
      <w:pPr>
        <w:pStyle w:val="3"/>
      </w:pPr>
      <w:bookmarkStart w:id="164" w:name="fully-saturated-twfe-1"/>
      <m:oMath>
        <m:r>
          <m:rPr>
            <m:sty m:val="bi"/>
          </m:rPr>
          <w:rPr>
            <w:rFonts w:ascii="Cambria Math" w:hAnsi="Cambria Math"/>
          </w:rPr>
          <w:lastRenderedPageBreak/>
          <m:t>3.3</m:t>
        </m:r>
      </m:oMath>
      <w:r>
        <w:t xml:space="preserve"> Fully Saturated TWFE</w:t>
      </w:r>
      <w:bookmarkEnd w:id="164"/>
    </w:p>
    <w:p w14:paraId="2CD6D32F" w14:textId="77777777" w:rsidR="00692B7C" w:rsidRDefault="008C2AF3">
      <w:pPr>
        <w:pStyle w:val="FirstParagraph"/>
      </w:pPr>
      <w:r>
        <w:t>時系列的な異質性に加え，横断的な異質性を考慮した</w:t>
      </w:r>
      <w:r>
        <w:t xml:space="preserve"> Fully Saturated TWFE </w:t>
      </w:r>
      <w:r>
        <w:t>の推定結果は以下の通りである．</w:t>
      </w:r>
    </w:p>
    <w:tbl>
      <w:tblPr>
        <w:tblStyle w:val="Table"/>
        <w:tblW w:w="0" w:type="pct"/>
        <w:jc w:val="center"/>
        <w:tblLook w:val="07E0" w:firstRow="1" w:lastRow="1" w:firstColumn="1" w:lastColumn="1" w:noHBand="1" w:noVBand="1"/>
      </w:tblPr>
      <w:tblGrid>
        <w:gridCol w:w="800"/>
        <w:gridCol w:w="882"/>
        <w:gridCol w:w="856"/>
        <w:gridCol w:w="1102"/>
        <w:gridCol w:w="1102"/>
        <w:gridCol w:w="492"/>
      </w:tblGrid>
      <w:tr w:rsidR="00692B7C" w14:paraId="5D727DDD" w14:textId="77777777" w:rsidTr="00E3648F">
        <w:trPr>
          <w:jc w:val="center"/>
        </w:trPr>
        <w:tc>
          <w:tcPr>
            <w:tcW w:w="0" w:type="auto"/>
            <w:tcBorders>
              <w:bottom w:val="single" w:sz="0" w:space="0" w:color="auto"/>
            </w:tcBorders>
            <w:vAlign w:val="bottom"/>
          </w:tcPr>
          <w:p w14:paraId="48708219" w14:textId="77777777" w:rsidR="00692B7C" w:rsidRDefault="008C2AF3">
            <w:pPr>
              <w:pStyle w:val="Compact"/>
              <w:jc w:val="center"/>
            </w:pPr>
            <w:r>
              <w:t>param</w:t>
            </w:r>
          </w:p>
        </w:tc>
        <w:tc>
          <w:tcPr>
            <w:tcW w:w="0" w:type="auto"/>
            <w:tcBorders>
              <w:bottom w:val="single" w:sz="0" w:space="0" w:color="auto"/>
            </w:tcBorders>
            <w:vAlign w:val="bottom"/>
          </w:tcPr>
          <w:p w14:paraId="1F3BD2A0" w14:textId="77777777" w:rsidR="00692B7C" w:rsidRDefault="008C2AF3">
            <w:pPr>
              <w:pStyle w:val="Compact"/>
              <w:jc w:val="center"/>
            </w:pPr>
            <w:r>
              <w:t>EAP</w:t>
            </w:r>
          </w:p>
        </w:tc>
        <w:tc>
          <w:tcPr>
            <w:tcW w:w="0" w:type="auto"/>
            <w:tcBorders>
              <w:bottom w:val="single" w:sz="0" w:space="0" w:color="auto"/>
            </w:tcBorders>
            <w:vAlign w:val="bottom"/>
          </w:tcPr>
          <w:p w14:paraId="550BF9EC" w14:textId="77777777" w:rsidR="00692B7C" w:rsidRDefault="008C2AF3">
            <w:pPr>
              <w:pStyle w:val="Compact"/>
              <w:jc w:val="center"/>
            </w:pPr>
            <w:r>
              <w:t>post.sd</w:t>
            </w:r>
          </w:p>
        </w:tc>
        <w:tc>
          <w:tcPr>
            <w:tcW w:w="0" w:type="auto"/>
            <w:tcBorders>
              <w:bottom w:val="single" w:sz="0" w:space="0" w:color="auto"/>
            </w:tcBorders>
            <w:vAlign w:val="bottom"/>
          </w:tcPr>
          <w:p w14:paraId="477FBC9C" w14:textId="77777777" w:rsidR="00692B7C" w:rsidRDefault="008C2AF3">
            <w:pPr>
              <w:pStyle w:val="Compact"/>
              <w:jc w:val="center"/>
            </w:pPr>
            <w:r>
              <w:t xml:space="preserve">95% </w:t>
            </w:r>
            <w:r>
              <w:t>下側</w:t>
            </w:r>
          </w:p>
        </w:tc>
        <w:tc>
          <w:tcPr>
            <w:tcW w:w="0" w:type="auto"/>
            <w:tcBorders>
              <w:bottom w:val="single" w:sz="0" w:space="0" w:color="auto"/>
            </w:tcBorders>
            <w:vAlign w:val="bottom"/>
          </w:tcPr>
          <w:p w14:paraId="0A737967" w14:textId="77777777" w:rsidR="00692B7C" w:rsidRDefault="008C2AF3">
            <w:pPr>
              <w:pStyle w:val="Compact"/>
              <w:jc w:val="center"/>
            </w:pPr>
            <w:r>
              <w:t xml:space="preserve">95% </w:t>
            </w:r>
            <w:r>
              <w:t>上側</w:t>
            </w:r>
          </w:p>
        </w:tc>
        <w:tc>
          <w:tcPr>
            <w:tcW w:w="0" w:type="auto"/>
            <w:tcBorders>
              <w:bottom w:val="single" w:sz="0" w:space="0" w:color="auto"/>
            </w:tcBorders>
            <w:vAlign w:val="bottom"/>
          </w:tcPr>
          <w:p w14:paraId="0B0517E6" w14:textId="77777777" w:rsidR="00692B7C" w:rsidRDefault="00000000">
            <w:pPr>
              <w:pStyle w:val="Compact"/>
              <w:jc w:val="center"/>
            </w:pPr>
            <m:oMathPara>
              <m:oMath>
                <m:acc>
                  <m:accPr>
                    <m:ctrlPr>
                      <w:rPr>
                        <w:rFonts w:ascii="Cambria Math" w:hAnsi="Cambria Math"/>
                      </w:rPr>
                    </m:ctrlPr>
                  </m:accPr>
                  <m:e>
                    <m:r>
                      <w:rPr>
                        <w:rFonts w:ascii="Cambria Math" w:hAnsi="Cambria Math"/>
                      </w:rPr>
                      <m:t>R</m:t>
                    </m:r>
                  </m:e>
                </m:acc>
              </m:oMath>
            </m:oMathPara>
          </w:p>
        </w:tc>
      </w:tr>
      <w:tr w:rsidR="00692B7C" w14:paraId="355153A6" w14:textId="77777777" w:rsidTr="00E3648F">
        <w:trPr>
          <w:jc w:val="center"/>
        </w:trPr>
        <w:tc>
          <w:tcPr>
            <w:tcW w:w="0" w:type="auto"/>
          </w:tcPr>
          <w:p w14:paraId="0C5360AE" w14:textId="77777777" w:rsidR="00692B7C" w:rsidRDefault="00000000">
            <w:pPr>
              <w:pStyle w:val="Compact"/>
              <w:jc w:val="center"/>
            </w:pPr>
            <m:oMathPara>
              <m:oMath>
                <m:sSub>
                  <m:sSubPr>
                    <m:ctrlPr>
                      <w:rPr>
                        <w:rFonts w:ascii="Cambria Math" w:hAnsi="Cambria Math"/>
                      </w:rPr>
                    </m:ctrlPr>
                  </m:sSubPr>
                  <m:e>
                    <m:r>
                      <w:rPr>
                        <w:rFonts w:ascii="Cambria Math" w:hAnsi="Cambria Math"/>
                      </w:rPr>
                      <m:t>μ</m:t>
                    </m:r>
                  </m:e>
                  <m:sub>
                    <m:r>
                      <m:rPr>
                        <m:nor/>
                      </m:rPr>
                      <m:t>island</m:t>
                    </m:r>
                  </m:sub>
                </m:sSub>
              </m:oMath>
            </m:oMathPara>
          </w:p>
        </w:tc>
        <w:tc>
          <w:tcPr>
            <w:tcW w:w="0" w:type="auto"/>
          </w:tcPr>
          <w:p w14:paraId="75B09B12" w14:textId="77777777" w:rsidR="00692B7C" w:rsidRDefault="008C2AF3">
            <w:pPr>
              <w:pStyle w:val="Compact"/>
              <w:jc w:val="center"/>
            </w:pPr>
            <m:oMathPara>
              <m:oMath>
                <m:r>
                  <w:rPr>
                    <w:rFonts w:ascii="Cambria Math" w:hAnsi="Cambria Math"/>
                  </w:rPr>
                  <m:t>5.930</m:t>
                </m:r>
              </m:oMath>
            </m:oMathPara>
          </w:p>
        </w:tc>
        <w:tc>
          <w:tcPr>
            <w:tcW w:w="0" w:type="auto"/>
          </w:tcPr>
          <w:p w14:paraId="1339F3A8" w14:textId="77777777" w:rsidR="00692B7C" w:rsidRDefault="008C2AF3">
            <w:pPr>
              <w:pStyle w:val="Compact"/>
              <w:jc w:val="center"/>
            </w:pPr>
            <m:oMathPara>
              <m:oMath>
                <m:r>
                  <w:rPr>
                    <w:rFonts w:ascii="Cambria Math" w:hAnsi="Cambria Math"/>
                  </w:rPr>
                  <m:t>0.358</m:t>
                </m:r>
              </m:oMath>
            </m:oMathPara>
          </w:p>
        </w:tc>
        <w:tc>
          <w:tcPr>
            <w:tcW w:w="0" w:type="auto"/>
          </w:tcPr>
          <w:p w14:paraId="31454016" w14:textId="77777777" w:rsidR="00692B7C" w:rsidRDefault="008C2AF3">
            <w:pPr>
              <w:pStyle w:val="Compact"/>
              <w:jc w:val="center"/>
            </w:pPr>
            <m:oMathPara>
              <m:oMath>
                <m:r>
                  <w:rPr>
                    <w:rFonts w:ascii="Cambria Math" w:hAnsi="Cambria Math"/>
                  </w:rPr>
                  <m:t>4.968</m:t>
                </m:r>
              </m:oMath>
            </m:oMathPara>
          </w:p>
        </w:tc>
        <w:tc>
          <w:tcPr>
            <w:tcW w:w="0" w:type="auto"/>
          </w:tcPr>
          <w:p w14:paraId="48B84D7B" w14:textId="77777777" w:rsidR="00692B7C" w:rsidRDefault="008C2AF3">
            <w:pPr>
              <w:pStyle w:val="Compact"/>
              <w:jc w:val="center"/>
            </w:pPr>
            <m:oMathPara>
              <m:oMath>
                <m:r>
                  <w:rPr>
                    <w:rFonts w:ascii="Cambria Math" w:hAnsi="Cambria Math"/>
                  </w:rPr>
                  <m:t>6.890</m:t>
                </m:r>
              </m:oMath>
            </m:oMathPara>
          </w:p>
        </w:tc>
        <w:tc>
          <w:tcPr>
            <w:tcW w:w="0" w:type="auto"/>
          </w:tcPr>
          <w:p w14:paraId="61813814" w14:textId="77777777" w:rsidR="00692B7C" w:rsidRDefault="008C2AF3">
            <w:pPr>
              <w:pStyle w:val="Compact"/>
              <w:jc w:val="center"/>
            </w:pPr>
            <m:oMathPara>
              <m:oMath>
                <m:r>
                  <w:rPr>
                    <w:rFonts w:ascii="Cambria Math" w:hAnsi="Cambria Math"/>
                  </w:rPr>
                  <m:t>1.0</m:t>
                </m:r>
              </m:oMath>
            </m:oMathPara>
          </w:p>
        </w:tc>
      </w:tr>
      <w:tr w:rsidR="00692B7C" w14:paraId="537DCF1E" w14:textId="77777777" w:rsidTr="00E3648F">
        <w:trPr>
          <w:jc w:val="center"/>
        </w:trPr>
        <w:tc>
          <w:tcPr>
            <w:tcW w:w="0" w:type="auto"/>
          </w:tcPr>
          <w:p w14:paraId="0C02CEDD" w14:textId="77777777" w:rsidR="00692B7C" w:rsidRDefault="00000000">
            <w:pPr>
              <w:pStyle w:val="Compact"/>
              <w:jc w:val="center"/>
            </w:pPr>
            <m:oMathPara>
              <m:oMath>
                <m:sSub>
                  <m:sSubPr>
                    <m:ctrlPr>
                      <w:rPr>
                        <w:rFonts w:ascii="Cambria Math" w:hAnsi="Cambria Math"/>
                      </w:rPr>
                    </m:ctrlPr>
                  </m:sSubPr>
                  <m:e>
                    <m:r>
                      <w:rPr>
                        <w:rFonts w:ascii="Cambria Math" w:hAnsi="Cambria Math"/>
                      </w:rPr>
                      <m:t>σ</m:t>
                    </m:r>
                  </m:e>
                  <m:sub>
                    <m:r>
                      <m:rPr>
                        <m:nor/>
                      </m:rPr>
                      <m:t>island</m:t>
                    </m:r>
                  </m:sub>
                </m:sSub>
              </m:oMath>
            </m:oMathPara>
          </w:p>
        </w:tc>
        <w:tc>
          <w:tcPr>
            <w:tcW w:w="0" w:type="auto"/>
          </w:tcPr>
          <w:p w14:paraId="62C6B9AB" w14:textId="77777777" w:rsidR="00692B7C" w:rsidRDefault="008C2AF3">
            <w:pPr>
              <w:pStyle w:val="Compact"/>
              <w:jc w:val="center"/>
            </w:pPr>
            <m:oMathPara>
              <m:oMath>
                <m:r>
                  <w:rPr>
                    <w:rFonts w:ascii="Cambria Math" w:hAnsi="Cambria Math"/>
                  </w:rPr>
                  <m:t>1.975</m:t>
                </m:r>
              </m:oMath>
            </m:oMathPara>
          </w:p>
        </w:tc>
        <w:tc>
          <w:tcPr>
            <w:tcW w:w="0" w:type="auto"/>
          </w:tcPr>
          <w:p w14:paraId="7CCDB699" w14:textId="77777777" w:rsidR="00692B7C" w:rsidRDefault="008C2AF3">
            <w:pPr>
              <w:pStyle w:val="Compact"/>
              <w:jc w:val="center"/>
            </w:pPr>
            <m:oMathPara>
              <m:oMath>
                <m:r>
                  <w:rPr>
                    <w:rFonts w:ascii="Cambria Math" w:hAnsi="Cambria Math"/>
                  </w:rPr>
                  <m:t>0.159</m:t>
                </m:r>
              </m:oMath>
            </m:oMathPara>
          </w:p>
        </w:tc>
        <w:tc>
          <w:tcPr>
            <w:tcW w:w="0" w:type="auto"/>
          </w:tcPr>
          <w:p w14:paraId="7AE317D8" w14:textId="77777777" w:rsidR="00692B7C" w:rsidRDefault="008C2AF3">
            <w:pPr>
              <w:pStyle w:val="Compact"/>
              <w:jc w:val="center"/>
            </w:pPr>
            <m:oMathPara>
              <m:oMath>
                <m:r>
                  <w:rPr>
                    <w:rFonts w:ascii="Cambria Math" w:hAnsi="Cambria Math"/>
                  </w:rPr>
                  <m:t>1.674</m:t>
                </m:r>
              </m:oMath>
            </m:oMathPara>
          </w:p>
        </w:tc>
        <w:tc>
          <w:tcPr>
            <w:tcW w:w="0" w:type="auto"/>
          </w:tcPr>
          <w:p w14:paraId="7516BADE" w14:textId="77777777" w:rsidR="00692B7C" w:rsidRDefault="008C2AF3">
            <w:pPr>
              <w:pStyle w:val="Compact"/>
              <w:jc w:val="center"/>
            </w:pPr>
            <m:oMathPara>
              <m:oMath>
                <m:r>
                  <w:rPr>
                    <w:rFonts w:ascii="Cambria Math" w:hAnsi="Cambria Math"/>
                  </w:rPr>
                  <m:t>2.311</m:t>
                </m:r>
              </m:oMath>
            </m:oMathPara>
          </w:p>
        </w:tc>
        <w:tc>
          <w:tcPr>
            <w:tcW w:w="0" w:type="auto"/>
          </w:tcPr>
          <w:p w14:paraId="040BCB2A" w14:textId="77777777" w:rsidR="00692B7C" w:rsidRDefault="008C2AF3">
            <w:pPr>
              <w:pStyle w:val="Compact"/>
              <w:jc w:val="center"/>
            </w:pPr>
            <m:oMathPara>
              <m:oMath>
                <m:r>
                  <w:rPr>
                    <w:rFonts w:ascii="Cambria Math" w:hAnsi="Cambria Math"/>
                  </w:rPr>
                  <m:t>1.0</m:t>
                </m:r>
              </m:oMath>
            </m:oMathPara>
          </w:p>
        </w:tc>
      </w:tr>
      <w:tr w:rsidR="00692B7C" w14:paraId="010277FE" w14:textId="77777777" w:rsidTr="00E3648F">
        <w:trPr>
          <w:jc w:val="center"/>
        </w:trPr>
        <w:tc>
          <w:tcPr>
            <w:tcW w:w="0" w:type="auto"/>
          </w:tcPr>
          <w:p w14:paraId="1C7F88F8" w14:textId="77777777" w:rsidR="00692B7C" w:rsidRDefault="00000000">
            <w:pPr>
              <w:pStyle w:val="Compact"/>
              <w:jc w:val="center"/>
            </w:pPr>
            <m:oMathPara>
              <m:oMath>
                <m:sSub>
                  <m:sSubPr>
                    <m:ctrlPr>
                      <w:rPr>
                        <w:rFonts w:ascii="Cambria Math" w:hAnsi="Cambria Math"/>
                      </w:rPr>
                    </m:ctrlPr>
                  </m:sSubPr>
                  <m:e>
                    <m:r>
                      <w:rPr>
                        <w:rFonts w:ascii="Cambria Math" w:hAnsi="Cambria Math"/>
                      </w:rPr>
                      <m:t>μ</m:t>
                    </m:r>
                  </m:e>
                  <m:sub>
                    <m:r>
                      <m:rPr>
                        <m:nor/>
                      </m:rPr>
                      <m:t>year</m:t>
                    </m:r>
                  </m:sub>
                </m:sSub>
              </m:oMath>
            </m:oMathPara>
          </w:p>
        </w:tc>
        <w:tc>
          <w:tcPr>
            <w:tcW w:w="0" w:type="auto"/>
          </w:tcPr>
          <w:p w14:paraId="63B6481D" w14:textId="77777777" w:rsidR="00692B7C" w:rsidRDefault="008C2AF3">
            <w:pPr>
              <w:pStyle w:val="Compact"/>
              <w:jc w:val="center"/>
            </w:pPr>
            <m:oMathPara>
              <m:oMath>
                <m:r>
                  <w:rPr>
                    <w:rFonts w:ascii="Cambria Math" w:hAnsi="Cambria Math"/>
                  </w:rPr>
                  <m:t>-0.193</m:t>
                </m:r>
              </m:oMath>
            </m:oMathPara>
          </w:p>
        </w:tc>
        <w:tc>
          <w:tcPr>
            <w:tcW w:w="0" w:type="auto"/>
          </w:tcPr>
          <w:p w14:paraId="62F97F50" w14:textId="77777777" w:rsidR="00692B7C" w:rsidRDefault="008C2AF3">
            <w:pPr>
              <w:pStyle w:val="Compact"/>
              <w:jc w:val="center"/>
            </w:pPr>
            <m:oMathPara>
              <m:oMath>
                <m:r>
                  <w:rPr>
                    <w:rFonts w:ascii="Cambria Math" w:hAnsi="Cambria Math"/>
                  </w:rPr>
                  <m:t>0.337</m:t>
                </m:r>
              </m:oMath>
            </m:oMathPara>
          </w:p>
        </w:tc>
        <w:tc>
          <w:tcPr>
            <w:tcW w:w="0" w:type="auto"/>
          </w:tcPr>
          <w:p w14:paraId="189606CB" w14:textId="77777777" w:rsidR="00692B7C" w:rsidRDefault="008C2AF3">
            <w:pPr>
              <w:pStyle w:val="Compact"/>
              <w:jc w:val="center"/>
            </w:pPr>
            <m:oMathPara>
              <m:oMath>
                <m:r>
                  <w:rPr>
                    <w:rFonts w:ascii="Cambria Math" w:hAnsi="Cambria Math"/>
                  </w:rPr>
                  <m:t>-1.112</m:t>
                </m:r>
              </m:oMath>
            </m:oMathPara>
          </w:p>
        </w:tc>
        <w:tc>
          <w:tcPr>
            <w:tcW w:w="0" w:type="auto"/>
          </w:tcPr>
          <w:p w14:paraId="4E8F4E58" w14:textId="77777777" w:rsidR="00692B7C" w:rsidRDefault="008C2AF3">
            <w:pPr>
              <w:pStyle w:val="Compact"/>
              <w:jc w:val="center"/>
            </w:pPr>
            <m:oMathPara>
              <m:oMath>
                <m:r>
                  <w:rPr>
                    <w:rFonts w:ascii="Cambria Math" w:hAnsi="Cambria Math"/>
                  </w:rPr>
                  <m:t>0.762</m:t>
                </m:r>
              </m:oMath>
            </m:oMathPara>
          </w:p>
        </w:tc>
        <w:tc>
          <w:tcPr>
            <w:tcW w:w="0" w:type="auto"/>
          </w:tcPr>
          <w:p w14:paraId="6ABD7370" w14:textId="77777777" w:rsidR="00692B7C" w:rsidRDefault="008C2AF3">
            <w:pPr>
              <w:pStyle w:val="Compact"/>
              <w:jc w:val="center"/>
            </w:pPr>
            <m:oMathPara>
              <m:oMath>
                <m:r>
                  <w:rPr>
                    <w:rFonts w:ascii="Cambria Math" w:hAnsi="Cambria Math"/>
                  </w:rPr>
                  <m:t>1.0</m:t>
                </m:r>
              </m:oMath>
            </m:oMathPara>
          </w:p>
        </w:tc>
      </w:tr>
      <w:tr w:rsidR="00692B7C" w14:paraId="1D259419" w14:textId="77777777" w:rsidTr="00E3648F">
        <w:trPr>
          <w:jc w:val="center"/>
        </w:trPr>
        <w:tc>
          <w:tcPr>
            <w:tcW w:w="0" w:type="auto"/>
          </w:tcPr>
          <w:p w14:paraId="56C1F8C1" w14:textId="77777777" w:rsidR="00692B7C" w:rsidRDefault="00000000">
            <w:pPr>
              <w:pStyle w:val="Compact"/>
              <w:jc w:val="center"/>
            </w:pPr>
            <m:oMathPara>
              <m:oMath>
                <m:sSub>
                  <m:sSubPr>
                    <m:ctrlPr>
                      <w:rPr>
                        <w:rFonts w:ascii="Cambria Math" w:hAnsi="Cambria Math"/>
                      </w:rPr>
                    </m:ctrlPr>
                  </m:sSubPr>
                  <m:e>
                    <m:r>
                      <w:rPr>
                        <w:rFonts w:ascii="Cambria Math" w:hAnsi="Cambria Math"/>
                      </w:rPr>
                      <m:t>σ</m:t>
                    </m:r>
                  </m:e>
                  <m:sub>
                    <m:r>
                      <m:rPr>
                        <m:nor/>
                      </m:rPr>
                      <m:t>year</m:t>
                    </m:r>
                  </m:sub>
                </m:sSub>
              </m:oMath>
            </m:oMathPara>
          </w:p>
        </w:tc>
        <w:tc>
          <w:tcPr>
            <w:tcW w:w="0" w:type="auto"/>
          </w:tcPr>
          <w:p w14:paraId="6A70E7C4" w14:textId="77777777" w:rsidR="00692B7C" w:rsidRDefault="008C2AF3">
            <w:pPr>
              <w:pStyle w:val="Compact"/>
              <w:jc w:val="center"/>
            </w:pPr>
            <m:oMathPara>
              <m:oMath>
                <m:r>
                  <w:rPr>
                    <w:rFonts w:ascii="Cambria Math" w:hAnsi="Cambria Math"/>
                  </w:rPr>
                  <m:t>0.626</m:t>
                </m:r>
              </m:oMath>
            </m:oMathPara>
          </w:p>
        </w:tc>
        <w:tc>
          <w:tcPr>
            <w:tcW w:w="0" w:type="auto"/>
          </w:tcPr>
          <w:p w14:paraId="087845D7" w14:textId="77777777" w:rsidR="00692B7C" w:rsidRDefault="008C2AF3">
            <w:pPr>
              <w:pStyle w:val="Compact"/>
              <w:jc w:val="center"/>
            </w:pPr>
            <m:oMathPara>
              <m:oMath>
                <m:r>
                  <w:rPr>
                    <w:rFonts w:ascii="Cambria Math" w:hAnsi="Cambria Math"/>
                  </w:rPr>
                  <m:t>0.157</m:t>
                </m:r>
              </m:oMath>
            </m:oMathPara>
          </w:p>
        </w:tc>
        <w:tc>
          <w:tcPr>
            <w:tcW w:w="0" w:type="auto"/>
          </w:tcPr>
          <w:p w14:paraId="091BF158" w14:textId="77777777" w:rsidR="00692B7C" w:rsidRDefault="008C2AF3">
            <w:pPr>
              <w:pStyle w:val="Compact"/>
              <w:jc w:val="center"/>
            </w:pPr>
            <m:oMathPara>
              <m:oMath>
                <m:r>
                  <w:rPr>
                    <w:rFonts w:ascii="Cambria Math" w:hAnsi="Cambria Math"/>
                  </w:rPr>
                  <m:t>0.372</m:t>
                </m:r>
              </m:oMath>
            </m:oMathPara>
          </w:p>
        </w:tc>
        <w:tc>
          <w:tcPr>
            <w:tcW w:w="0" w:type="auto"/>
          </w:tcPr>
          <w:p w14:paraId="10068534" w14:textId="77777777" w:rsidR="00692B7C" w:rsidRDefault="008C2AF3">
            <w:pPr>
              <w:pStyle w:val="Compact"/>
              <w:jc w:val="center"/>
            </w:pPr>
            <m:oMathPara>
              <m:oMath>
                <m:r>
                  <w:rPr>
                    <w:rFonts w:ascii="Cambria Math" w:hAnsi="Cambria Math"/>
                  </w:rPr>
                  <m:t>0.946</m:t>
                </m:r>
              </m:oMath>
            </m:oMathPara>
          </w:p>
        </w:tc>
        <w:tc>
          <w:tcPr>
            <w:tcW w:w="0" w:type="auto"/>
          </w:tcPr>
          <w:p w14:paraId="6530D343" w14:textId="77777777" w:rsidR="00692B7C" w:rsidRDefault="008C2AF3">
            <w:pPr>
              <w:pStyle w:val="Compact"/>
              <w:jc w:val="center"/>
            </w:pPr>
            <m:oMathPara>
              <m:oMath>
                <m:r>
                  <w:rPr>
                    <w:rFonts w:ascii="Cambria Math" w:hAnsi="Cambria Math"/>
                  </w:rPr>
                  <m:t>1.0</m:t>
                </m:r>
              </m:oMath>
            </m:oMathPara>
          </w:p>
        </w:tc>
      </w:tr>
      <w:tr w:rsidR="00692B7C" w14:paraId="308D7C3C" w14:textId="77777777" w:rsidTr="00E3648F">
        <w:trPr>
          <w:jc w:val="center"/>
        </w:trPr>
        <w:tc>
          <w:tcPr>
            <w:tcW w:w="0" w:type="auto"/>
          </w:tcPr>
          <w:p w14:paraId="45AF45FE" w14:textId="77777777" w:rsidR="00692B7C" w:rsidRDefault="008C2AF3">
            <w:pPr>
              <w:pStyle w:val="Compact"/>
              <w:jc w:val="center"/>
            </w:pPr>
            <m:oMathPara>
              <m:oMath>
                <m:r>
                  <w:rPr>
                    <w:rFonts w:ascii="Cambria Math" w:hAnsi="Cambria Math"/>
                  </w:rPr>
                  <m:t>σ</m:t>
                </m:r>
              </m:oMath>
            </m:oMathPara>
          </w:p>
        </w:tc>
        <w:tc>
          <w:tcPr>
            <w:tcW w:w="0" w:type="auto"/>
          </w:tcPr>
          <w:p w14:paraId="701D02FA" w14:textId="77777777" w:rsidR="00692B7C" w:rsidRDefault="008C2AF3">
            <w:pPr>
              <w:pStyle w:val="Compact"/>
              <w:jc w:val="center"/>
            </w:pPr>
            <m:oMathPara>
              <m:oMath>
                <m:r>
                  <w:rPr>
                    <w:rFonts w:ascii="Cambria Math" w:hAnsi="Cambria Math"/>
                  </w:rPr>
                  <m:t>0.137</m:t>
                </m:r>
              </m:oMath>
            </m:oMathPara>
          </w:p>
        </w:tc>
        <w:tc>
          <w:tcPr>
            <w:tcW w:w="0" w:type="auto"/>
          </w:tcPr>
          <w:p w14:paraId="24082BA1" w14:textId="77777777" w:rsidR="00692B7C" w:rsidRDefault="008C2AF3">
            <w:pPr>
              <w:pStyle w:val="Compact"/>
              <w:jc w:val="center"/>
            </w:pPr>
            <m:oMathPara>
              <m:oMath>
                <m:r>
                  <w:rPr>
                    <w:rFonts w:ascii="Cambria Math" w:hAnsi="Cambria Math"/>
                  </w:rPr>
                  <m:t>0.011</m:t>
                </m:r>
              </m:oMath>
            </m:oMathPara>
          </w:p>
        </w:tc>
        <w:tc>
          <w:tcPr>
            <w:tcW w:w="0" w:type="auto"/>
          </w:tcPr>
          <w:p w14:paraId="687E8E3C" w14:textId="77777777" w:rsidR="00692B7C" w:rsidRDefault="008C2AF3">
            <w:pPr>
              <w:pStyle w:val="Compact"/>
              <w:jc w:val="center"/>
            </w:pPr>
            <m:oMathPara>
              <m:oMath>
                <m:r>
                  <w:rPr>
                    <w:rFonts w:ascii="Cambria Math" w:hAnsi="Cambria Math"/>
                  </w:rPr>
                  <m:t>0.116</m:t>
                </m:r>
              </m:oMath>
            </m:oMathPara>
          </w:p>
        </w:tc>
        <w:tc>
          <w:tcPr>
            <w:tcW w:w="0" w:type="auto"/>
          </w:tcPr>
          <w:p w14:paraId="5A239054" w14:textId="77777777" w:rsidR="00692B7C" w:rsidRDefault="008C2AF3">
            <w:pPr>
              <w:pStyle w:val="Compact"/>
              <w:jc w:val="center"/>
            </w:pPr>
            <m:oMathPara>
              <m:oMath>
                <m:r>
                  <w:rPr>
                    <w:rFonts w:ascii="Cambria Math" w:hAnsi="Cambria Math"/>
                  </w:rPr>
                  <m:t>0.160</m:t>
                </m:r>
              </m:oMath>
            </m:oMathPara>
          </w:p>
        </w:tc>
        <w:tc>
          <w:tcPr>
            <w:tcW w:w="0" w:type="auto"/>
          </w:tcPr>
          <w:p w14:paraId="2164BC03" w14:textId="77777777" w:rsidR="00692B7C" w:rsidRDefault="008C2AF3">
            <w:pPr>
              <w:pStyle w:val="Compact"/>
              <w:jc w:val="center"/>
            </w:pPr>
            <m:oMathPara>
              <m:oMath>
                <m:r>
                  <w:rPr>
                    <w:rFonts w:ascii="Cambria Math" w:hAnsi="Cambria Math"/>
                  </w:rPr>
                  <m:t>1.0</m:t>
                </m:r>
              </m:oMath>
            </m:oMathPara>
          </w:p>
        </w:tc>
      </w:tr>
      <w:tr w:rsidR="00692B7C" w14:paraId="504B7561" w14:textId="77777777" w:rsidTr="00E3648F">
        <w:trPr>
          <w:jc w:val="center"/>
        </w:trPr>
        <w:tc>
          <w:tcPr>
            <w:tcW w:w="0" w:type="auto"/>
          </w:tcPr>
          <w:p w14:paraId="3EE3C5AA" w14:textId="77777777" w:rsidR="00692B7C" w:rsidRDefault="008C2AF3">
            <w:pPr>
              <w:pStyle w:val="Compact"/>
              <w:jc w:val="center"/>
            </w:pPr>
            <m:oMathPara>
              <m:oMath>
                <m:r>
                  <w:rPr>
                    <w:rFonts w:ascii="Cambria Math" w:hAnsi="Cambria Math"/>
                  </w:rPr>
                  <m:t>ν</m:t>
                </m:r>
              </m:oMath>
            </m:oMathPara>
          </w:p>
        </w:tc>
        <w:tc>
          <w:tcPr>
            <w:tcW w:w="0" w:type="auto"/>
          </w:tcPr>
          <w:p w14:paraId="4322E99E" w14:textId="77777777" w:rsidR="00692B7C" w:rsidRDefault="008C2AF3">
            <w:pPr>
              <w:pStyle w:val="Compact"/>
              <w:jc w:val="center"/>
            </w:pPr>
            <m:oMathPara>
              <m:oMath>
                <m:r>
                  <w:rPr>
                    <w:rFonts w:ascii="Cambria Math" w:hAnsi="Cambria Math"/>
                  </w:rPr>
                  <m:t>2.446</m:t>
                </m:r>
              </m:oMath>
            </m:oMathPara>
          </w:p>
        </w:tc>
        <w:tc>
          <w:tcPr>
            <w:tcW w:w="0" w:type="auto"/>
          </w:tcPr>
          <w:p w14:paraId="2D692A97" w14:textId="77777777" w:rsidR="00692B7C" w:rsidRDefault="008C2AF3">
            <w:pPr>
              <w:pStyle w:val="Compact"/>
              <w:jc w:val="center"/>
            </w:pPr>
            <m:oMathPara>
              <m:oMath>
                <m:r>
                  <w:rPr>
                    <w:rFonts w:ascii="Cambria Math" w:hAnsi="Cambria Math"/>
                  </w:rPr>
                  <m:t>0.365</m:t>
                </m:r>
              </m:oMath>
            </m:oMathPara>
          </w:p>
        </w:tc>
        <w:tc>
          <w:tcPr>
            <w:tcW w:w="0" w:type="auto"/>
          </w:tcPr>
          <w:p w14:paraId="3693B4AE" w14:textId="77777777" w:rsidR="00692B7C" w:rsidRDefault="008C2AF3">
            <w:pPr>
              <w:pStyle w:val="Compact"/>
              <w:jc w:val="center"/>
            </w:pPr>
            <m:oMathPara>
              <m:oMath>
                <m:r>
                  <w:rPr>
                    <w:rFonts w:ascii="Cambria Math" w:hAnsi="Cambria Math"/>
                  </w:rPr>
                  <m:t>1.766</m:t>
                </m:r>
              </m:oMath>
            </m:oMathPara>
          </w:p>
        </w:tc>
        <w:tc>
          <w:tcPr>
            <w:tcW w:w="0" w:type="auto"/>
          </w:tcPr>
          <w:p w14:paraId="5B87382C" w14:textId="77777777" w:rsidR="00692B7C" w:rsidRDefault="008C2AF3">
            <w:pPr>
              <w:pStyle w:val="Compact"/>
              <w:jc w:val="center"/>
            </w:pPr>
            <m:oMathPara>
              <m:oMath>
                <m:r>
                  <w:rPr>
                    <w:rFonts w:ascii="Cambria Math" w:hAnsi="Cambria Math"/>
                  </w:rPr>
                  <m:t>3.181</m:t>
                </m:r>
              </m:oMath>
            </m:oMathPara>
          </w:p>
        </w:tc>
        <w:tc>
          <w:tcPr>
            <w:tcW w:w="0" w:type="auto"/>
          </w:tcPr>
          <w:p w14:paraId="6D82DC54" w14:textId="77777777" w:rsidR="00692B7C" w:rsidRDefault="008C2AF3">
            <w:pPr>
              <w:pStyle w:val="Compact"/>
              <w:jc w:val="center"/>
            </w:pPr>
            <m:oMathPara>
              <m:oMath>
                <m:r>
                  <w:rPr>
                    <w:rFonts w:ascii="Cambria Math" w:hAnsi="Cambria Math"/>
                  </w:rPr>
                  <m:t>1.0</m:t>
                </m:r>
              </m:oMath>
            </m:oMathPara>
          </w:p>
        </w:tc>
      </w:tr>
    </w:tbl>
    <w:p w14:paraId="79E2F59B" w14:textId="77777777" w:rsidR="00692B7C" w:rsidRDefault="008C2AF3" w:rsidP="00E3648F">
      <w:pPr>
        <w:pStyle w:val="aa"/>
        <w:rPr>
          <w:lang w:eastAsia="ja-JP"/>
        </w:rPr>
      </w:pPr>
      <w:r>
        <w:rPr>
          <w:lang w:eastAsia="ja-JP"/>
        </w:rPr>
        <w:t>注</w:t>
      </w:r>
      <w:r>
        <w:rPr>
          <w:lang w:eastAsia="ja-JP"/>
        </w:rPr>
        <w:t xml:space="preserve">: </w:t>
      </w:r>
      <m:oMath>
        <m:sSub>
          <m:sSubPr>
            <m:ctrlPr>
              <w:rPr>
                <w:rFonts w:ascii="Cambria Math" w:hAnsi="Cambria Math"/>
              </w:rPr>
            </m:ctrlPr>
          </m:sSubPr>
          <m:e>
            <m:r>
              <w:rPr>
                <w:rFonts w:ascii="Cambria Math" w:hAnsi="Cambria Math"/>
                <w:lang w:eastAsia="ja-JP"/>
              </w:rPr>
              <m:t>μ</m:t>
            </m:r>
          </m:e>
          <m:sub>
            <m:r>
              <m:rPr>
                <m:nor/>
              </m:rPr>
              <w:rPr>
                <w:lang w:eastAsia="ja-JP"/>
              </w:rPr>
              <m:t>island</m:t>
            </m:r>
          </m:sub>
        </m:sSub>
      </m:oMath>
      <w:r>
        <w:rPr>
          <w:lang w:eastAsia="ja-JP"/>
        </w:rPr>
        <w:t xml:space="preserve"> </w:t>
      </w:r>
      <w:r>
        <w:rPr>
          <w:lang w:eastAsia="ja-JP"/>
        </w:rPr>
        <w:t>は島効果の期待値のハイパーパラメータ．</w:t>
      </w:r>
      <m:oMath>
        <m:sSub>
          <m:sSubPr>
            <m:ctrlPr>
              <w:rPr>
                <w:rFonts w:ascii="Cambria Math" w:hAnsi="Cambria Math"/>
              </w:rPr>
            </m:ctrlPr>
          </m:sSubPr>
          <m:e>
            <m:r>
              <w:rPr>
                <w:rFonts w:ascii="Cambria Math" w:hAnsi="Cambria Math"/>
                <w:lang w:eastAsia="ja-JP"/>
              </w:rPr>
              <m:t>σ</m:t>
            </m:r>
          </m:e>
          <m:sub>
            <m:r>
              <m:rPr>
                <m:nor/>
              </m:rPr>
              <w:rPr>
                <w:lang w:eastAsia="ja-JP"/>
              </w:rPr>
              <m:t>island</m:t>
            </m:r>
          </m:sub>
        </m:sSub>
      </m:oMath>
      <w:r>
        <w:rPr>
          <w:lang w:eastAsia="ja-JP"/>
        </w:rPr>
        <w:t xml:space="preserve"> </w:t>
      </w:r>
      <w:r>
        <w:rPr>
          <w:lang w:eastAsia="ja-JP"/>
        </w:rPr>
        <w:t>は島効果の分散のハイパーパラメータ．</w:t>
      </w:r>
      <m:oMath>
        <m:sSub>
          <m:sSubPr>
            <m:ctrlPr>
              <w:rPr>
                <w:rFonts w:ascii="Cambria Math" w:hAnsi="Cambria Math"/>
              </w:rPr>
            </m:ctrlPr>
          </m:sSubPr>
          <m:e>
            <m:r>
              <w:rPr>
                <w:rFonts w:ascii="Cambria Math" w:hAnsi="Cambria Math"/>
                <w:lang w:eastAsia="ja-JP"/>
              </w:rPr>
              <m:t>μ</m:t>
            </m:r>
          </m:e>
          <m:sub>
            <m:r>
              <m:rPr>
                <m:nor/>
              </m:rPr>
              <w:rPr>
                <w:lang w:eastAsia="ja-JP"/>
              </w:rPr>
              <m:t>year</m:t>
            </m:r>
          </m:sub>
        </m:sSub>
      </m:oMath>
      <w:r>
        <w:rPr>
          <w:lang w:eastAsia="ja-JP"/>
        </w:rPr>
        <w:t xml:space="preserve"> </w:t>
      </w:r>
      <w:r>
        <w:rPr>
          <w:lang w:eastAsia="ja-JP"/>
        </w:rPr>
        <w:t>年効果の期待値のハイパーパラメータ．</w:t>
      </w:r>
      <m:oMath>
        <m:sSub>
          <m:sSubPr>
            <m:ctrlPr>
              <w:rPr>
                <w:rFonts w:ascii="Cambria Math" w:hAnsi="Cambria Math"/>
              </w:rPr>
            </m:ctrlPr>
          </m:sSubPr>
          <m:e>
            <m:r>
              <w:rPr>
                <w:rFonts w:ascii="Cambria Math" w:hAnsi="Cambria Math"/>
                <w:lang w:eastAsia="ja-JP"/>
              </w:rPr>
              <m:t>σ</m:t>
            </m:r>
          </m:e>
          <m:sub>
            <m:r>
              <m:rPr>
                <m:nor/>
              </m:rPr>
              <w:rPr>
                <w:lang w:eastAsia="ja-JP"/>
              </w:rPr>
              <m:t>year</m:t>
            </m:r>
          </m:sub>
        </m:sSub>
      </m:oMath>
      <w:r>
        <w:rPr>
          <w:lang w:eastAsia="ja-JP"/>
        </w:rPr>
        <w:t xml:space="preserve"> </w:t>
      </w:r>
      <w:r>
        <w:rPr>
          <w:lang w:eastAsia="ja-JP"/>
        </w:rPr>
        <w:t>は年効果の分散のハイパーパラメータ．</w:t>
      </w:r>
      <m:oMath>
        <m:r>
          <w:rPr>
            <w:rFonts w:ascii="Cambria Math" w:hAnsi="Cambria Math"/>
            <w:lang w:eastAsia="ja-JP"/>
          </w:rPr>
          <m:t>σ</m:t>
        </m:r>
      </m:oMath>
      <w:r>
        <w:rPr>
          <w:lang w:eastAsia="ja-JP"/>
        </w:rPr>
        <w:t xml:space="preserve"> </w:t>
      </w:r>
      <w:r>
        <w:rPr>
          <w:lang w:eastAsia="ja-JP"/>
        </w:rPr>
        <w:t>は誤差項の標準偏差．</w:t>
      </w:r>
      <m:oMath>
        <m:r>
          <w:rPr>
            <w:rFonts w:ascii="Cambria Math" w:hAnsi="Cambria Math"/>
            <w:lang w:eastAsia="ja-JP"/>
          </w:rPr>
          <m:t>ν</m:t>
        </m:r>
      </m:oMath>
      <w:r>
        <w:rPr>
          <w:lang w:eastAsia="ja-JP"/>
        </w:rPr>
        <w:t xml:space="preserve"> </w:t>
      </w:r>
      <w:r>
        <w:rPr>
          <w:lang w:eastAsia="ja-JP"/>
        </w:rPr>
        <w:t>は</w:t>
      </w:r>
      <w:r>
        <w:rPr>
          <w:lang w:eastAsia="ja-JP"/>
        </w:rPr>
        <w:t xml:space="preserve"> </w:t>
      </w:r>
      <m:oMath>
        <m:r>
          <m:rPr>
            <m:nor/>
          </m:rPr>
          <w:rPr>
            <w:lang w:eastAsia="ja-JP"/>
          </w:rPr>
          <m:t>Student-t</m:t>
        </m:r>
      </m:oMath>
      <w:r>
        <w:rPr>
          <w:lang w:eastAsia="ja-JP"/>
        </w:rPr>
        <w:t xml:space="preserve"> </w:t>
      </w:r>
      <w:r>
        <w:rPr>
          <w:lang w:eastAsia="ja-JP"/>
        </w:rPr>
        <w:t>分布の自由度パラメータ．</w:t>
      </w:r>
      <w:r>
        <w:rPr>
          <w:lang w:eastAsia="ja-JP"/>
        </w:rPr>
        <w:t xml:space="preserve">EAP </w:t>
      </w:r>
      <w:r>
        <w:rPr>
          <w:lang w:eastAsia="ja-JP"/>
        </w:rPr>
        <w:t>は事後期待値．</w:t>
      </w:r>
      <w:r>
        <w:rPr>
          <w:lang w:eastAsia="ja-JP"/>
        </w:rPr>
        <w:t xml:space="preserve">post.sd </w:t>
      </w:r>
      <w:r>
        <w:rPr>
          <w:lang w:eastAsia="ja-JP"/>
        </w:rPr>
        <w:t>は事後標準偏差．</w:t>
      </w:r>
      <w:r>
        <w:rPr>
          <w:lang w:eastAsia="ja-JP"/>
        </w:rPr>
        <w:t>95%</w:t>
      </w:r>
      <w:r>
        <w:rPr>
          <w:lang w:eastAsia="ja-JP"/>
        </w:rPr>
        <w:t>下限及び</w:t>
      </w:r>
      <w:r>
        <w:rPr>
          <w:lang w:eastAsia="ja-JP"/>
        </w:rPr>
        <w:t xml:space="preserve"> 95%</w:t>
      </w:r>
      <w:r>
        <w:rPr>
          <w:lang w:eastAsia="ja-JP"/>
        </w:rPr>
        <w:t>上限は信用区間．</w:t>
      </w:r>
      <m:oMath>
        <m:acc>
          <m:accPr>
            <m:ctrlPr>
              <w:rPr>
                <w:rFonts w:ascii="Cambria Math" w:hAnsi="Cambria Math"/>
              </w:rPr>
            </m:ctrlPr>
          </m:accPr>
          <m:e>
            <m:r>
              <w:rPr>
                <w:rFonts w:ascii="Cambria Math" w:hAnsi="Cambria Math"/>
                <w:lang w:eastAsia="ja-JP"/>
              </w:rPr>
              <m:t>R</m:t>
            </m:r>
          </m:e>
        </m:acc>
      </m:oMath>
      <w:r>
        <w:rPr>
          <w:lang w:eastAsia="ja-JP"/>
        </w:rPr>
        <w:t xml:space="preserve"> </w:t>
      </w:r>
      <w:r>
        <w:rPr>
          <w:lang w:eastAsia="ja-JP"/>
        </w:rPr>
        <w:t>はゲルマン・ルービンの収束診断であり</w:t>
      </w:r>
      <w:r>
        <w:rPr>
          <w:lang w:eastAsia="ja-JP"/>
        </w:rPr>
        <w:t xml:space="preserve"> 1.1 </w:t>
      </w:r>
      <w:r>
        <w:rPr>
          <w:lang w:eastAsia="ja-JP"/>
        </w:rPr>
        <w:t>以下で収束したと判断する．</w:t>
      </w:r>
    </w:p>
    <w:p w14:paraId="12F546AE" w14:textId="77777777" w:rsidR="00692B7C" w:rsidRDefault="008C2AF3">
      <w:pPr>
        <w:pStyle w:val="a0"/>
        <w:rPr>
          <w:lang w:eastAsia="ja-JP"/>
        </w:rPr>
      </w:pPr>
      <w:r>
        <w:rPr>
          <w:lang w:eastAsia="ja-JP"/>
        </w:rPr>
        <w:t>島効果や年効果，誤差分散，自由度は</w:t>
      </w:r>
      <w:r>
        <w:rPr>
          <w:lang w:eastAsia="ja-JP"/>
        </w:rPr>
        <w:t xml:space="preserve"> TWFE</w:t>
      </w:r>
      <w:r>
        <w:rPr>
          <w:lang w:eastAsia="ja-JP"/>
        </w:rPr>
        <w:t>，</w:t>
      </w:r>
      <w:r>
        <w:rPr>
          <w:lang w:eastAsia="ja-JP"/>
        </w:rPr>
        <w:t xml:space="preserve">Dynamic TWFE </w:t>
      </w:r>
      <w:r>
        <w:rPr>
          <w:lang w:eastAsia="ja-JP"/>
        </w:rPr>
        <w:t>と同様の結果が得られた．</w:t>
      </w:r>
      <m:oMath>
        <m:sSub>
          <m:sSubPr>
            <m:ctrlPr>
              <w:rPr>
                <w:rFonts w:ascii="Cambria Math" w:hAnsi="Cambria Math"/>
              </w:rPr>
            </m:ctrlPr>
          </m:sSubPr>
          <m:e>
            <m:r>
              <w:rPr>
                <w:rFonts w:ascii="Cambria Math" w:hAnsi="Cambria Math"/>
                <w:lang w:eastAsia="ja-JP"/>
              </w:rPr>
              <m:t>β</m:t>
            </m:r>
          </m:e>
          <m:sub>
            <m:r>
              <w:rPr>
                <w:rFonts w:ascii="Cambria Math" w:hAnsi="Cambria Math"/>
                <w:lang w:eastAsia="ja-JP"/>
              </w:rPr>
              <m:t>e</m:t>
            </m:r>
            <m:r>
              <m:rPr>
                <m:scr m:val="script"/>
              </m:rPr>
              <w:rPr>
                <w:rFonts w:ascii="Cambria Math" w:hAnsi="Cambria Math"/>
                <w:lang w:eastAsia="ja-JP"/>
              </w:rPr>
              <m:t>,l</m:t>
            </m:r>
          </m:sub>
        </m:sSub>
      </m:oMath>
      <w:r>
        <w:rPr>
          <w:lang w:eastAsia="ja-JP"/>
        </w:rPr>
        <w:t xml:space="preserve"> </w:t>
      </w:r>
      <w:r>
        <w:rPr>
          <w:lang w:eastAsia="ja-JP"/>
        </w:rPr>
        <w:t>は介入年別及び経過年数別に合計</w:t>
      </w:r>
      <w:r>
        <w:rPr>
          <w:lang w:eastAsia="ja-JP"/>
        </w:rPr>
        <w:t xml:space="preserve"> </w:t>
      </w:r>
      <m:oMath>
        <m:r>
          <w:rPr>
            <w:rFonts w:ascii="Cambria Math" w:hAnsi="Cambria Math"/>
            <w:lang w:eastAsia="ja-JP"/>
          </w:rPr>
          <m:t>250</m:t>
        </m:r>
      </m:oMath>
      <w:r>
        <w:rPr>
          <w:lang w:eastAsia="ja-JP"/>
        </w:rPr>
        <w:t xml:space="preserve"> </w:t>
      </w:r>
      <w:r>
        <w:rPr>
          <w:lang w:eastAsia="ja-JP"/>
        </w:rPr>
        <w:t>個の介入効果を推定している．その後同じ経過年数を持つパラメータの事後分布を平均し，経過年数別の介入効果を推定した．その結果が以下のグラフである．</w:t>
      </w:r>
    </w:p>
    <w:p w14:paraId="66A52EFD" w14:textId="77777777" w:rsidR="00692B7C" w:rsidRDefault="008C2AF3">
      <w:pPr>
        <w:pStyle w:val="CaptionedFigure"/>
      </w:pPr>
      <w:r>
        <w:rPr>
          <w:noProof/>
        </w:rPr>
        <w:drawing>
          <wp:inline distT="0" distB="0" distL="0" distR="0" wp14:anchorId="6062F74C" wp14:editId="4FB61239">
            <wp:extent cx="5334000" cy="3462829"/>
            <wp:effectExtent l="0" t="0" r="0" b="0"/>
            <wp:docPr id="1007573518" name="Picture" descr="Fully saturated TWFE 推定量"/>
            <wp:cNvGraphicFramePr/>
            <a:graphic xmlns:a="http://schemas.openxmlformats.org/drawingml/2006/main">
              <a:graphicData uri="http://schemas.openxmlformats.org/drawingml/2006/picture">
                <pic:pic xmlns:pic="http://schemas.openxmlformats.org/drawingml/2006/picture">
                  <pic:nvPicPr>
                    <pic:cNvPr id="0" name="Picture" descr="../figures/fully_saturated_twfe/ATT.png"/>
                    <pic:cNvPicPr>
                      <a:picLocks noChangeAspect="1" noChangeArrowheads="1"/>
                    </pic:cNvPicPr>
                  </pic:nvPicPr>
                  <pic:blipFill>
                    <a:blip r:embed="rId20"/>
                    <a:stretch>
                      <a:fillRect/>
                    </a:stretch>
                  </pic:blipFill>
                  <pic:spPr bwMode="auto">
                    <a:xfrm>
                      <a:off x="0" y="0"/>
                      <a:ext cx="5334000" cy="3462829"/>
                    </a:xfrm>
                    <a:prstGeom prst="rect">
                      <a:avLst/>
                    </a:prstGeom>
                    <a:noFill/>
                    <a:ln w="9525">
                      <a:noFill/>
                      <a:headEnd/>
                      <a:tailEnd/>
                    </a:ln>
                  </pic:spPr>
                </pic:pic>
              </a:graphicData>
            </a:graphic>
          </wp:inline>
        </w:drawing>
      </w:r>
    </w:p>
    <w:p w14:paraId="6A089F70" w14:textId="77777777" w:rsidR="00692B7C" w:rsidRDefault="008C2AF3">
      <w:pPr>
        <w:pStyle w:val="ImageCaption"/>
        <w:rPr>
          <w:lang w:eastAsia="ja-JP"/>
        </w:rPr>
      </w:pPr>
      <w:r>
        <w:rPr>
          <w:lang w:eastAsia="ja-JP"/>
        </w:rPr>
        <w:t xml:space="preserve">Fully saturated TWFE </w:t>
      </w:r>
      <w:r>
        <w:rPr>
          <w:lang w:eastAsia="ja-JP"/>
        </w:rPr>
        <w:t>推定量</w:t>
      </w:r>
    </w:p>
    <w:p w14:paraId="67D96B5E" w14:textId="77777777" w:rsidR="00692B7C" w:rsidRDefault="008C2AF3" w:rsidP="00E3648F">
      <w:pPr>
        <w:pStyle w:val="aa"/>
        <w:rPr>
          <w:lang w:eastAsia="ja-JP"/>
        </w:rPr>
      </w:pPr>
      <w:r>
        <w:rPr>
          <w:lang w:eastAsia="ja-JP"/>
        </w:rPr>
        <w:t>注</w:t>
      </w:r>
      <w:r>
        <w:rPr>
          <w:lang w:eastAsia="ja-JP"/>
        </w:rPr>
        <w:t xml:space="preserve">: </w:t>
      </w:r>
      <w:r>
        <w:rPr>
          <w:lang w:eastAsia="ja-JP"/>
        </w:rPr>
        <w:t>推定結果を元に筆者作成</w:t>
      </w:r>
    </w:p>
    <w:p w14:paraId="1AF8F3A1" w14:textId="77777777" w:rsidR="00692B7C" w:rsidRDefault="008C2AF3">
      <w:pPr>
        <w:pStyle w:val="a0"/>
        <w:rPr>
          <w:lang w:eastAsia="ja-JP"/>
        </w:rPr>
      </w:pPr>
      <w:r>
        <w:rPr>
          <w:lang w:eastAsia="ja-JP"/>
        </w:rPr>
        <w:lastRenderedPageBreak/>
        <w:t>横軸は介入年を</w:t>
      </w:r>
      <w:r>
        <w:rPr>
          <w:lang w:eastAsia="ja-JP"/>
        </w:rPr>
        <w:t xml:space="preserve"> </w:t>
      </w:r>
      <m:oMath>
        <m:r>
          <w:rPr>
            <w:rFonts w:ascii="Cambria Math" w:hAnsi="Cambria Math"/>
            <w:lang w:eastAsia="ja-JP"/>
          </w:rPr>
          <m:t>0</m:t>
        </m:r>
      </m:oMath>
      <w:r>
        <w:rPr>
          <w:lang w:eastAsia="ja-JP"/>
        </w:rPr>
        <w:t xml:space="preserve"> </w:t>
      </w:r>
      <w:r>
        <w:rPr>
          <w:lang w:eastAsia="ja-JP"/>
        </w:rPr>
        <w:t>とした経過年数，縦軸は介入効果を示している．介入前は</w:t>
      </w:r>
      <w:r>
        <w:rPr>
          <w:lang w:eastAsia="ja-JP"/>
        </w:rPr>
        <w:t xml:space="preserve"> </w:t>
      </w:r>
      <m:oMath>
        <m:r>
          <w:rPr>
            <w:rFonts w:ascii="Cambria Math" w:hAnsi="Cambria Math"/>
            <w:lang w:eastAsia="ja-JP"/>
          </w:rPr>
          <m:t>0</m:t>
        </m:r>
      </m:oMath>
      <w:r>
        <w:rPr>
          <w:lang w:eastAsia="ja-JP"/>
        </w:rPr>
        <w:t xml:space="preserve"> </w:t>
      </w:r>
      <w:r>
        <w:rPr>
          <w:lang w:eastAsia="ja-JP"/>
        </w:rPr>
        <w:t>の周辺もしくはやや</w:t>
      </w:r>
      <w:r>
        <w:rPr>
          <w:lang w:eastAsia="ja-JP"/>
        </w:rPr>
        <w:t xml:space="preserve"> </w:t>
      </w:r>
      <m:oMath>
        <m:r>
          <w:rPr>
            <w:rFonts w:ascii="Cambria Math" w:hAnsi="Cambria Math"/>
            <w:lang w:eastAsia="ja-JP"/>
          </w:rPr>
          <m:t>0</m:t>
        </m:r>
      </m:oMath>
      <w:r>
        <w:rPr>
          <w:lang w:eastAsia="ja-JP"/>
        </w:rPr>
        <w:t xml:space="preserve"> </w:t>
      </w:r>
      <w:r>
        <w:rPr>
          <w:lang w:eastAsia="ja-JP"/>
        </w:rPr>
        <w:t>以下に偏った形で分布しているが，介入後は正の方向に向かっていることがわかる．</w:t>
      </w:r>
    </w:p>
    <w:p w14:paraId="5BA73257" w14:textId="77777777" w:rsidR="00692B7C" w:rsidRDefault="008C2AF3">
      <w:pPr>
        <w:pStyle w:val="a0"/>
        <w:rPr>
          <w:lang w:eastAsia="ja-JP"/>
        </w:rPr>
      </w:pPr>
      <w:r>
        <w:rPr>
          <w:lang w:eastAsia="ja-JP"/>
        </w:rPr>
        <w:t>事後分布のサンプルからそれぞれの期間において</w:t>
      </w:r>
      <w:r>
        <w:rPr>
          <w:lang w:eastAsia="ja-JP"/>
        </w:rPr>
        <w:t xml:space="preserve"> </w:t>
      </w:r>
      <m:oMath>
        <m:r>
          <w:rPr>
            <w:rFonts w:ascii="Cambria Math" w:hAnsi="Cambria Math"/>
            <w:lang w:eastAsia="ja-JP"/>
          </w:rPr>
          <m:t>0</m:t>
        </m:r>
      </m:oMath>
      <w:r>
        <w:rPr>
          <w:lang w:eastAsia="ja-JP"/>
        </w:rPr>
        <w:t xml:space="preserve"> </w:t>
      </w:r>
      <w:r>
        <w:rPr>
          <w:lang w:eastAsia="ja-JP"/>
        </w:rPr>
        <w:t>を上回る確率を計算した結果を下の表にまとめた．介入前の全期間における期待値は</w:t>
      </w:r>
      <w:r>
        <w:rPr>
          <w:lang w:eastAsia="ja-JP"/>
        </w:rPr>
        <w:t xml:space="preserve"> </w:t>
      </w:r>
      <m:oMath>
        <m:r>
          <w:rPr>
            <w:rFonts w:ascii="Cambria Math" w:hAnsi="Cambria Math"/>
            <w:lang w:eastAsia="ja-JP"/>
          </w:rPr>
          <m:t>-7</m:t>
        </m:r>
      </m:oMath>
      <w:r>
        <w:rPr>
          <w:lang w:eastAsia="ja-JP"/>
        </w:rPr>
        <w:t xml:space="preserve"> </w:t>
      </w:r>
      <w:r>
        <w:rPr>
          <w:lang w:eastAsia="ja-JP"/>
        </w:rPr>
        <w:t>であり，パラメータが正である確率は</w:t>
      </w:r>
      <w:r>
        <w:rPr>
          <w:lang w:eastAsia="ja-JP"/>
        </w:rPr>
        <w:t xml:space="preserve"> </w:t>
      </w:r>
      <m:oMath>
        <m:r>
          <w:rPr>
            <w:rFonts w:ascii="Cambria Math" w:hAnsi="Cambria Math"/>
            <w:lang w:eastAsia="ja-JP"/>
          </w:rPr>
          <m:t>38.574%</m:t>
        </m:r>
      </m:oMath>
      <w:r>
        <w:rPr>
          <w:lang w:eastAsia="ja-JP"/>
        </w:rPr>
        <w:t xml:space="preserve"> </w:t>
      </w:r>
      <w:r>
        <w:rPr>
          <w:lang w:eastAsia="ja-JP"/>
        </w:rPr>
        <w:t>である．一方，介入後の全期間における期待値は</w:t>
      </w:r>
      <w:r>
        <w:rPr>
          <w:lang w:eastAsia="ja-JP"/>
        </w:rPr>
        <w:t xml:space="preserve"> </w:t>
      </w:r>
      <m:oMath>
        <m:r>
          <w:rPr>
            <w:rFonts w:ascii="Cambria Math" w:hAnsi="Cambria Math"/>
            <w:lang w:eastAsia="ja-JP"/>
          </w:rPr>
          <m:t>20.126%</m:t>
        </m:r>
      </m:oMath>
      <w:r>
        <w:rPr>
          <w:lang w:eastAsia="ja-JP"/>
        </w:rPr>
        <w:t xml:space="preserve"> </w:t>
      </w:r>
      <w:r>
        <w:rPr>
          <w:lang w:eastAsia="ja-JP"/>
        </w:rPr>
        <w:t>であり，パラメータが正である確率は</w:t>
      </w:r>
      <w:r>
        <w:rPr>
          <w:lang w:eastAsia="ja-JP"/>
        </w:rPr>
        <w:t xml:space="preserve"> </w:t>
      </w:r>
      <m:oMath>
        <m:r>
          <w:rPr>
            <w:rFonts w:ascii="Cambria Math" w:hAnsi="Cambria Math"/>
            <w:lang w:eastAsia="ja-JP"/>
          </w:rPr>
          <m:t>70.884%</m:t>
        </m:r>
      </m:oMath>
      <w:r>
        <w:rPr>
          <w:lang w:eastAsia="ja-JP"/>
        </w:rPr>
        <w:t xml:space="preserve"> </w:t>
      </w:r>
      <w:r>
        <w:rPr>
          <w:lang w:eastAsia="ja-JP"/>
        </w:rPr>
        <w:t>である．すなわち，介入後は人口が約</w:t>
      </w:r>
      <w:r>
        <w:rPr>
          <w:lang w:eastAsia="ja-JP"/>
        </w:rPr>
        <w:t xml:space="preserve"> </w:t>
      </w:r>
      <m:oMath>
        <m:r>
          <w:rPr>
            <w:rFonts w:ascii="Cambria Math" w:hAnsi="Cambria Math"/>
            <w:lang w:eastAsia="ja-JP"/>
          </w:rPr>
          <m:t>20%</m:t>
        </m:r>
      </m:oMath>
      <w:r>
        <w:rPr>
          <w:lang w:eastAsia="ja-JP"/>
        </w:rPr>
        <w:t xml:space="preserve"> </w:t>
      </w:r>
      <w:r>
        <w:rPr>
          <w:lang w:eastAsia="ja-JP"/>
        </w:rPr>
        <w:t>増加する．また，</w:t>
      </w:r>
      <w:r>
        <w:rPr>
          <w:lang w:eastAsia="ja-JP"/>
        </w:rPr>
        <w:t xml:space="preserve">Dynamic TWFE </w:t>
      </w:r>
      <w:r>
        <w:rPr>
          <w:lang w:eastAsia="ja-JP"/>
        </w:rPr>
        <w:t>による推定では</w:t>
      </w:r>
      <w:r>
        <w:rPr>
          <w:lang w:eastAsia="ja-JP"/>
        </w:rPr>
        <w:t xml:space="preserve"> </w:t>
      </w:r>
      <m:oMath>
        <m:r>
          <w:rPr>
            <w:rFonts w:ascii="Cambria Math" w:hAnsi="Cambria Math"/>
            <w:lang w:eastAsia="ja-JP"/>
          </w:rPr>
          <m:t>-30∼-21</m:t>
        </m:r>
      </m:oMath>
      <w:r>
        <w:rPr>
          <w:lang w:eastAsia="ja-JP"/>
        </w:rPr>
        <w:t xml:space="preserve"> </w:t>
      </w:r>
      <w:r>
        <w:rPr>
          <w:lang w:eastAsia="ja-JP"/>
        </w:rPr>
        <w:t>年の期間が最も人口減少を経験していたが，</w:t>
      </w:r>
      <w:r>
        <w:rPr>
          <w:lang w:eastAsia="ja-JP"/>
        </w:rPr>
        <w:t xml:space="preserve">Fully Saturated TWFE </w:t>
      </w:r>
      <w:r>
        <w:rPr>
          <w:lang w:eastAsia="ja-JP"/>
        </w:rPr>
        <w:t>による推定では</w:t>
      </w:r>
      <w:r>
        <w:rPr>
          <w:lang w:eastAsia="ja-JP"/>
        </w:rPr>
        <w:t xml:space="preserve"> </w:t>
      </w:r>
      <m:oMath>
        <m:r>
          <w:rPr>
            <w:rFonts w:ascii="Cambria Math" w:hAnsi="Cambria Math"/>
            <w:lang w:eastAsia="ja-JP"/>
          </w:rPr>
          <m:t>-46∼-31</m:t>
        </m:r>
      </m:oMath>
      <w:r>
        <w:rPr>
          <w:lang w:eastAsia="ja-JP"/>
        </w:rPr>
        <w:t xml:space="preserve"> </w:t>
      </w:r>
      <w:r>
        <w:rPr>
          <w:lang w:eastAsia="ja-JP"/>
        </w:rPr>
        <w:t>年の期間が最も人口減少を経験している．一方で，介入後は</w:t>
      </w:r>
      <w:r>
        <w:rPr>
          <w:lang w:eastAsia="ja-JP"/>
        </w:rPr>
        <w:t xml:space="preserve"> Dynamic TWFE </w:t>
      </w:r>
      <w:r>
        <w:rPr>
          <w:lang w:eastAsia="ja-JP"/>
        </w:rPr>
        <w:t>よりも介入後の期待値は小さく推定され，最初の</w:t>
      </w:r>
      <w:r>
        <w:rPr>
          <w:lang w:eastAsia="ja-JP"/>
        </w:rPr>
        <w:t xml:space="preserve"> 10 </w:t>
      </w:r>
      <w:r>
        <w:rPr>
          <w:lang w:eastAsia="ja-JP"/>
        </w:rPr>
        <w:t>年間は約</w:t>
      </w:r>
      <w:r>
        <w:rPr>
          <w:lang w:eastAsia="ja-JP"/>
        </w:rPr>
        <w:t xml:space="preserve"> </w:t>
      </w:r>
      <m:oMath>
        <m:r>
          <w:rPr>
            <w:rFonts w:ascii="Cambria Math" w:hAnsi="Cambria Math"/>
            <w:lang w:eastAsia="ja-JP"/>
          </w:rPr>
          <m:t>1.5%</m:t>
        </m:r>
      </m:oMath>
      <w:r>
        <w:rPr>
          <w:lang w:eastAsia="ja-JP"/>
        </w:rPr>
        <w:t xml:space="preserve"> </w:t>
      </w:r>
      <w:r>
        <w:rPr>
          <w:lang w:eastAsia="ja-JP"/>
        </w:rPr>
        <w:t>の効果しかなく，正である確率も</w:t>
      </w:r>
      <w:r>
        <w:rPr>
          <w:lang w:eastAsia="ja-JP"/>
        </w:rPr>
        <w:t xml:space="preserve"> </w:t>
      </w:r>
      <m:oMath>
        <m:r>
          <w:rPr>
            <w:rFonts w:ascii="Cambria Math" w:hAnsi="Cambria Math"/>
            <w:lang w:eastAsia="ja-JP"/>
          </w:rPr>
          <m:t>50%</m:t>
        </m:r>
      </m:oMath>
      <w:r>
        <w:rPr>
          <w:lang w:eastAsia="ja-JP"/>
        </w:rPr>
        <w:t xml:space="preserve"> </w:t>
      </w:r>
      <w:r>
        <w:rPr>
          <w:lang w:eastAsia="ja-JP"/>
        </w:rPr>
        <w:t>である．その後は効果が上昇し，最後の</w:t>
      </w:r>
      <w:r>
        <w:rPr>
          <w:lang w:eastAsia="ja-JP"/>
        </w:rPr>
        <w:t xml:space="preserve"> </w:t>
      </w:r>
      <m:oMath>
        <m:r>
          <w:rPr>
            <w:rFonts w:ascii="Cambria Math" w:hAnsi="Cambria Math"/>
            <w:lang w:eastAsia="ja-JP"/>
          </w:rPr>
          <m:t>10</m:t>
        </m:r>
      </m:oMath>
      <w:r>
        <w:rPr>
          <w:lang w:eastAsia="ja-JP"/>
        </w:rPr>
        <w:t xml:space="preserve"> </w:t>
      </w:r>
      <w:r>
        <w:rPr>
          <w:lang w:eastAsia="ja-JP"/>
        </w:rPr>
        <w:t>年間である</w:t>
      </w:r>
      <w:r>
        <w:rPr>
          <w:lang w:eastAsia="ja-JP"/>
        </w:rPr>
        <w:t xml:space="preserve"> </w:t>
      </w:r>
      <m:oMath>
        <m:r>
          <w:rPr>
            <w:rFonts w:ascii="Cambria Math" w:hAnsi="Cambria Math"/>
            <w:lang w:eastAsia="ja-JP"/>
          </w:rPr>
          <m:t>41∼50</m:t>
        </m:r>
      </m:oMath>
      <w:r>
        <w:rPr>
          <w:lang w:eastAsia="ja-JP"/>
        </w:rPr>
        <w:t xml:space="preserve"> </w:t>
      </w:r>
      <w:r>
        <w:rPr>
          <w:lang w:eastAsia="ja-JP"/>
        </w:rPr>
        <w:t>年の期間が最も人口増加を経験しており，ピークは</w:t>
      </w:r>
      <w:r>
        <w:rPr>
          <w:lang w:eastAsia="ja-JP"/>
        </w:rPr>
        <w:t xml:space="preserve"> </w:t>
      </w:r>
      <m:oMath>
        <m:r>
          <w:rPr>
            <w:rFonts w:ascii="Cambria Math" w:hAnsi="Cambria Math"/>
            <w:lang w:eastAsia="ja-JP"/>
          </w:rPr>
          <m:t>50%</m:t>
        </m:r>
      </m:oMath>
      <w:r>
        <w:rPr>
          <w:lang w:eastAsia="ja-JP"/>
        </w:rPr>
        <w:t xml:space="preserve"> </w:t>
      </w:r>
      <w:r>
        <w:rPr>
          <w:lang w:eastAsia="ja-JP"/>
        </w:rPr>
        <w:t>を超えている．</w:t>
      </w:r>
    </w:p>
    <w:p w14:paraId="51EF372B" w14:textId="77777777" w:rsidR="00E3648F" w:rsidRDefault="00E3648F">
      <w:pPr>
        <w:pStyle w:val="a0"/>
        <w:rPr>
          <w:lang w:eastAsia="ja-JP"/>
        </w:rPr>
      </w:pPr>
    </w:p>
    <w:tbl>
      <w:tblPr>
        <w:tblStyle w:val="Table"/>
        <w:tblW w:w="0" w:type="pct"/>
        <w:jc w:val="center"/>
        <w:tblLook w:val="07E0" w:firstRow="1" w:lastRow="1" w:firstColumn="1" w:lastColumn="1" w:noHBand="1" w:noVBand="1"/>
      </w:tblPr>
      <w:tblGrid>
        <w:gridCol w:w="1262"/>
        <w:gridCol w:w="1185"/>
        <w:gridCol w:w="1056"/>
        <w:gridCol w:w="222"/>
        <w:gridCol w:w="948"/>
        <w:gridCol w:w="1028"/>
        <w:gridCol w:w="1056"/>
      </w:tblGrid>
      <w:tr w:rsidR="00692B7C" w14:paraId="18811DA1" w14:textId="77777777" w:rsidTr="00E3648F">
        <w:trPr>
          <w:jc w:val="center"/>
        </w:trPr>
        <w:tc>
          <w:tcPr>
            <w:tcW w:w="0" w:type="auto"/>
            <w:tcBorders>
              <w:bottom w:val="single" w:sz="0" w:space="0" w:color="auto"/>
            </w:tcBorders>
            <w:vAlign w:val="bottom"/>
          </w:tcPr>
          <w:p w14:paraId="38431F0E" w14:textId="77777777" w:rsidR="00692B7C" w:rsidRDefault="008C2AF3">
            <w:pPr>
              <w:pStyle w:val="Compact"/>
              <w:jc w:val="center"/>
            </w:pPr>
            <w:r>
              <w:t>介入前</w:t>
            </w:r>
          </w:p>
        </w:tc>
        <w:tc>
          <w:tcPr>
            <w:tcW w:w="0" w:type="auto"/>
            <w:tcBorders>
              <w:bottom w:val="single" w:sz="0" w:space="0" w:color="auto"/>
            </w:tcBorders>
            <w:vAlign w:val="bottom"/>
          </w:tcPr>
          <w:p w14:paraId="020B21B3" w14:textId="77777777" w:rsidR="00692B7C" w:rsidRDefault="008C2AF3">
            <w:pPr>
              <w:pStyle w:val="Compact"/>
              <w:jc w:val="center"/>
            </w:pPr>
            <w:r>
              <w:t>EAP</w:t>
            </w:r>
          </w:p>
        </w:tc>
        <w:tc>
          <w:tcPr>
            <w:tcW w:w="0" w:type="auto"/>
            <w:tcBorders>
              <w:bottom w:val="single" w:sz="0" w:space="0" w:color="auto"/>
            </w:tcBorders>
            <w:vAlign w:val="bottom"/>
          </w:tcPr>
          <w:p w14:paraId="001879B1" w14:textId="77777777" w:rsidR="00692B7C" w:rsidRDefault="008C2AF3">
            <w:pPr>
              <w:pStyle w:val="Compact"/>
              <w:jc w:val="center"/>
            </w:pPr>
            <w:r>
              <w:t>正の確率</w:t>
            </w:r>
          </w:p>
        </w:tc>
        <w:tc>
          <w:tcPr>
            <w:tcW w:w="0" w:type="auto"/>
            <w:tcBorders>
              <w:bottom w:val="single" w:sz="0" w:space="0" w:color="auto"/>
            </w:tcBorders>
            <w:vAlign w:val="bottom"/>
          </w:tcPr>
          <w:p w14:paraId="46012E7B" w14:textId="77777777" w:rsidR="00692B7C" w:rsidRDefault="00692B7C"/>
        </w:tc>
        <w:tc>
          <w:tcPr>
            <w:tcW w:w="0" w:type="auto"/>
            <w:tcBorders>
              <w:bottom w:val="single" w:sz="0" w:space="0" w:color="auto"/>
            </w:tcBorders>
            <w:vAlign w:val="bottom"/>
          </w:tcPr>
          <w:p w14:paraId="3660F17B" w14:textId="77777777" w:rsidR="00692B7C" w:rsidRDefault="008C2AF3">
            <w:pPr>
              <w:pStyle w:val="Compact"/>
              <w:jc w:val="center"/>
            </w:pPr>
            <w:r>
              <w:t>介入後</w:t>
            </w:r>
          </w:p>
        </w:tc>
        <w:tc>
          <w:tcPr>
            <w:tcW w:w="0" w:type="auto"/>
            <w:tcBorders>
              <w:bottom w:val="single" w:sz="0" w:space="0" w:color="auto"/>
            </w:tcBorders>
            <w:vAlign w:val="bottom"/>
          </w:tcPr>
          <w:p w14:paraId="401CCB8F" w14:textId="77777777" w:rsidR="00692B7C" w:rsidRDefault="008C2AF3">
            <w:pPr>
              <w:pStyle w:val="Compact"/>
              <w:jc w:val="center"/>
            </w:pPr>
            <w:r>
              <w:t>EAP</w:t>
            </w:r>
          </w:p>
        </w:tc>
        <w:tc>
          <w:tcPr>
            <w:tcW w:w="0" w:type="auto"/>
            <w:tcBorders>
              <w:bottom w:val="single" w:sz="0" w:space="0" w:color="auto"/>
            </w:tcBorders>
            <w:vAlign w:val="bottom"/>
          </w:tcPr>
          <w:p w14:paraId="2BB9F88E" w14:textId="77777777" w:rsidR="00692B7C" w:rsidRDefault="008C2AF3">
            <w:pPr>
              <w:pStyle w:val="Compact"/>
              <w:jc w:val="center"/>
            </w:pPr>
            <w:r>
              <w:t>正の確率</w:t>
            </w:r>
          </w:p>
        </w:tc>
      </w:tr>
      <w:tr w:rsidR="00692B7C" w14:paraId="3B07D2FB" w14:textId="77777777" w:rsidTr="00E3648F">
        <w:trPr>
          <w:jc w:val="center"/>
        </w:trPr>
        <w:tc>
          <w:tcPr>
            <w:tcW w:w="0" w:type="auto"/>
          </w:tcPr>
          <w:p w14:paraId="2C5A6C40" w14:textId="77777777" w:rsidR="00692B7C" w:rsidRDefault="008C2AF3">
            <w:pPr>
              <w:pStyle w:val="Compact"/>
              <w:jc w:val="center"/>
            </w:pPr>
            <w:r>
              <w:t>全期間</w:t>
            </w:r>
          </w:p>
        </w:tc>
        <w:tc>
          <w:tcPr>
            <w:tcW w:w="0" w:type="auto"/>
          </w:tcPr>
          <w:p w14:paraId="23F7A706" w14:textId="77777777" w:rsidR="00692B7C" w:rsidRDefault="008C2AF3">
            <w:pPr>
              <w:pStyle w:val="Compact"/>
              <w:jc w:val="center"/>
            </w:pPr>
            <m:oMathPara>
              <m:oMath>
                <m:r>
                  <w:rPr>
                    <w:rFonts w:ascii="Cambria Math" w:hAnsi="Cambria Math"/>
                  </w:rPr>
                  <m:t>-7.332%</m:t>
                </m:r>
              </m:oMath>
            </m:oMathPara>
          </w:p>
        </w:tc>
        <w:tc>
          <w:tcPr>
            <w:tcW w:w="0" w:type="auto"/>
          </w:tcPr>
          <w:p w14:paraId="6ECF4780" w14:textId="77777777" w:rsidR="00692B7C" w:rsidRDefault="008C2AF3">
            <w:pPr>
              <w:pStyle w:val="Compact"/>
              <w:jc w:val="center"/>
            </w:pPr>
            <m:oMathPara>
              <m:oMath>
                <m:r>
                  <w:rPr>
                    <w:rFonts w:ascii="Cambria Math" w:hAnsi="Cambria Math"/>
                  </w:rPr>
                  <m:t>38.574%</m:t>
                </m:r>
              </m:oMath>
            </m:oMathPara>
          </w:p>
        </w:tc>
        <w:tc>
          <w:tcPr>
            <w:tcW w:w="0" w:type="auto"/>
          </w:tcPr>
          <w:p w14:paraId="20F6EDCA" w14:textId="77777777" w:rsidR="00692B7C" w:rsidRDefault="00692B7C"/>
        </w:tc>
        <w:tc>
          <w:tcPr>
            <w:tcW w:w="0" w:type="auto"/>
          </w:tcPr>
          <w:p w14:paraId="3C0D34A0" w14:textId="77777777" w:rsidR="00692B7C" w:rsidRDefault="008C2AF3">
            <w:pPr>
              <w:pStyle w:val="Compact"/>
              <w:jc w:val="center"/>
            </w:pPr>
            <w:r>
              <w:t>全期間</w:t>
            </w:r>
          </w:p>
        </w:tc>
        <w:tc>
          <w:tcPr>
            <w:tcW w:w="0" w:type="auto"/>
          </w:tcPr>
          <w:p w14:paraId="61A8BA96" w14:textId="77777777" w:rsidR="00692B7C" w:rsidRDefault="008C2AF3">
            <w:pPr>
              <w:pStyle w:val="Compact"/>
              <w:jc w:val="center"/>
            </w:pPr>
            <m:oMathPara>
              <m:oMath>
                <m:r>
                  <w:rPr>
                    <w:rFonts w:ascii="Cambria Math" w:hAnsi="Cambria Math"/>
                  </w:rPr>
                  <m:t>20.126%</m:t>
                </m:r>
              </m:oMath>
            </m:oMathPara>
          </w:p>
        </w:tc>
        <w:tc>
          <w:tcPr>
            <w:tcW w:w="0" w:type="auto"/>
          </w:tcPr>
          <w:p w14:paraId="210AEBE1" w14:textId="77777777" w:rsidR="00692B7C" w:rsidRDefault="008C2AF3">
            <w:pPr>
              <w:pStyle w:val="Compact"/>
              <w:jc w:val="center"/>
            </w:pPr>
            <m:oMathPara>
              <m:oMath>
                <m:r>
                  <w:rPr>
                    <w:rFonts w:ascii="Cambria Math" w:hAnsi="Cambria Math"/>
                  </w:rPr>
                  <m:t>70.884%</m:t>
                </m:r>
              </m:oMath>
            </m:oMathPara>
          </w:p>
        </w:tc>
      </w:tr>
      <w:tr w:rsidR="00692B7C" w14:paraId="39235F5C" w14:textId="77777777" w:rsidTr="00E3648F">
        <w:trPr>
          <w:jc w:val="center"/>
        </w:trPr>
        <w:tc>
          <w:tcPr>
            <w:tcW w:w="0" w:type="auto"/>
          </w:tcPr>
          <w:p w14:paraId="3635C286" w14:textId="77777777" w:rsidR="00692B7C" w:rsidRDefault="008C2AF3">
            <w:pPr>
              <w:pStyle w:val="Compact"/>
              <w:jc w:val="center"/>
            </w:pPr>
            <m:oMathPara>
              <m:oMath>
                <m:r>
                  <w:rPr>
                    <w:rFonts w:ascii="Cambria Math" w:hAnsi="Cambria Math"/>
                  </w:rPr>
                  <m:t>-10∼-2</m:t>
                </m:r>
              </m:oMath>
            </m:oMathPara>
          </w:p>
        </w:tc>
        <w:tc>
          <w:tcPr>
            <w:tcW w:w="0" w:type="auto"/>
          </w:tcPr>
          <w:p w14:paraId="47745244" w14:textId="77777777" w:rsidR="00692B7C" w:rsidRDefault="008C2AF3">
            <w:pPr>
              <w:pStyle w:val="Compact"/>
              <w:jc w:val="center"/>
            </w:pPr>
            <m:oMathPara>
              <m:oMath>
                <m:r>
                  <w:rPr>
                    <w:rFonts w:ascii="Cambria Math" w:hAnsi="Cambria Math"/>
                  </w:rPr>
                  <m:t>-8.231%</m:t>
                </m:r>
              </m:oMath>
            </m:oMathPara>
          </w:p>
        </w:tc>
        <w:tc>
          <w:tcPr>
            <w:tcW w:w="0" w:type="auto"/>
          </w:tcPr>
          <w:p w14:paraId="5484CE66" w14:textId="77777777" w:rsidR="00692B7C" w:rsidRDefault="008C2AF3">
            <w:pPr>
              <w:pStyle w:val="Compact"/>
              <w:jc w:val="center"/>
            </w:pPr>
            <m:oMathPara>
              <m:oMath>
                <m:r>
                  <w:rPr>
                    <w:rFonts w:ascii="Cambria Math" w:hAnsi="Cambria Math"/>
                  </w:rPr>
                  <m:t>35.713%</m:t>
                </m:r>
              </m:oMath>
            </m:oMathPara>
          </w:p>
        </w:tc>
        <w:tc>
          <w:tcPr>
            <w:tcW w:w="0" w:type="auto"/>
          </w:tcPr>
          <w:p w14:paraId="05EEF4C7" w14:textId="77777777" w:rsidR="00692B7C" w:rsidRDefault="00692B7C"/>
        </w:tc>
        <w:tc>
          <w:tcPr>
            <w:tcW w:w="0" w:type="auto"/>
          </w:tcPr>
          <w:p w14:paraId="3B3121FA" w14:textId="77777777" w:rsidR="00692B7C" w:rsidRDefault="008C2AF3">
            <w:pPr>
              <w:pStyle w:val="Compact"/>
              <w:jc w:val="center"/>
            </w:pPr>
            <m:oMathPara>
              <m:oMath>
                <m:r>
                  <w:rPr>
                    <w:rFonts w:ascii="Cambria Math" w:hAnsi="Cambria Math"/>
                  </w:rPr>
                  <m:t>0∼10</m:t>
                </m:r>
              </m:oMath>
            </m:oMathPara>
          </w:p>
        </w:tc>
        <w:tc>
          <w:tcPr>
            <w:tcW w:w="0" w:type="auto"/>
          </w:tcPr>
          <w:p w14:paraId="66F149B0" w14:textId="77777777" w:rsidR="00692B7C" w:rsidRDefault="008C2AF3">
            <w:pPr>
              <w:pStyle w:val="Compact"/>
              <w:jc w:val="center"/>
            </w:pPr>
            <m:oMathPara>
              <m:oMath>
                <m:r>
                  <w:rPr>
                    <w:rFonts w:ascii="Cambria Math" w:hAnsi="Cambria Math"/>
                  </w:rPr>
                  <m:t>1.488%</m:t>
                </m:r>
              </m:oMath>
            </m:oMathPara>
          </w:p>
        </w:tc>
        <w:tc>
          <w:tcPr>
            <w:tcW w:w="0" w:type="auto"/>
          </w:tcPr>
          <w:p w14:paraId="51A4C4EB" w14:textId="77777777" w:rsidR="00692B7C" w:rsidRDefault="008C2AF3">
            <w:pPr>
              <w:pStyle w:val="Compact"/>
              <w:jc w:val="center"/>
            </w:pPr>
            <m:oMathPara>
              <m:oMath>
                <m:r>
                  <w:rPr>
                    <w:rFonts w:ascii="Cambria Math" w:hAnsi="Cambria Math"/>
                  </w:rPr>
                  <m:t>53.516%</m:t>
                </m:r>
              </m:oMath>
            </m:oMathPara>
          </w:p>
        </w:tc>
      </w:tr>
      <w:tr w:rsidR="00692B7C" w14:paraId="700A22D3" w14:textId="77777777" w:rsidTr="00E3648F">
        <w:trPr>
          <w:jc w:val="center"/>
        </w:trPr>
        <w:tc>
          <w:tcPr>
            <w:tcW w:w="0" w:type="auto"/>
          </w:tcPr>
          <w:p w14:paraId="1D0E2D28" w14:textId="77777777" w:rsidR="00692B7C" w:rsidRDefault="008C2AF3">
            <w:pPr>
              <w:pStyle w:val="Compact"/>
              <w:jc w:val="center"/>
            </w:pPr>
            <m:oMathPara>
              <m:oMath>
                <m:r>
                  <w:rPr>
                    <w:rFonts w:ascii="Cambria Math" w:hAnsi="Cambria Math"/>
                  </w:rPr>
                  <m:t>-20∼-11</m:t>
                </m:r>
              </m:oMath>
            </m:oMathPara>
          </w:p>
        </w:tc>
        <w:tc>
          <w:tcPr>
            <w:tcW w:w="0" w:type="auto"/>
          </w:tcPr>
          <w:p w14:paraId="43E71E1D" w14:textId="77777777" w:rsidR="00692B7C" w:rsidRDefault="008C2AF3">
            <w:pPr>
              <w:pStyle w:val="Compact"/>
              <w:jc w:val="center"/>
            </w:pPr>
            <m:oMathPara>
              <m:oMath>
                <m:r>
                  <w:rPr>
                    <w:rFonts w:ascii="Cambria Math" w:hAnsi="Cambria Math"/>
                  </w:rPr>
                  <m:t>-5.108%</m:t>
                </m:r>
              </m:oMath>
            </m:oMathPara>
          </w:p>
        </w:tc>
        <w:tc>
          <w:tcPr>
            <w:tcW w:w="0" w:type="auto"/>
          </w:tcPr>
          <w:p w14:paraId="147B1C6C" w14:textId="77777777" w:rsidR="00692B7C" w:rsidRDefault="008C2AF3">
            <w:pPr>
              <w:pStyle w:val="Compact"/>
              <w:jc w:val="center"/>
            </w:pPr>
            <m:oMathPara>
              <m:oMath>
                <m:r>
                  <w:rPr>
                    <w:rFonts w:ascii="Cambria Math" w:hAnsi="Cambria Math"/>
                  </w:rPr>
                  <m:t>41.383%</m:t>
                </m:r>
              </m:oMath>
            </m:oMathPara>
          </w:p>
        </w:tc>
        <w:tc>
          <w:tcPr>
            <w:tcW w:w="0" w:type="auto"/>
          </w:tcPr>
          <w:p w14:paraId="51FE2590" w14:textId="77777777" w:rsidR="00692B7C" w:rsidRDefault="00692B7C"/>
        </w:tc>
        <w:tc>
          <w:tcPr>
            <w:tcW w:w="0" w:type="auto"/>
          </w:tcPr>
          <w:p w14:paraId="1DF3E659" w14:textId="77777777" w:rsidR="00692B7C" w:rsidRDefault="008C2AF3">
            <w:pPr>
              <w:pStyle w:val="Compact"/>
              <w:jc w:val="center"/>
            </w:pPr>
            <m:oMathPara>
              <m:oMath>
                <m:r>
                  <w:rPr>
                    <w:rFonts w:ascii="Cambria Math" w:hAnsi="Cambria Math"/>
                  </w:rPr>
                  <m:t>11∼20</m:t>
                </m:r>
              </m:oMath>
            </m:oMathPara>
          </w:p>
        </w:tc>
        <w:tc>
          <w:tcPr>
            <w:tcW w:w="0" w:type="auto"/>
          </w:tcPr>
          <w:p w14:paraId="30D8A06D" w14:textId="77777777" w:rsidR="00692B7C" w:rsidRDefault="008C2AF3">
            <w:pPr>
              <w:pStyle w:val="Compact"/>
              <w:jc w:val="center"/>
            </w:pPr>
            <m:oMathPara>
              <m:oMath>
                <m:r>
                  <w:rPr>
                    <w:rFonts w:ascii="Cambria Math" w:hAnsi="Cambria Math"/>
                  </w:rPr>
                  <m:t>18.282%</m:t>
                </m:r>
              </m:oMath>
            </m:oMathPara>
          </w:p>
        </w:tc>
        <w:tc>
          <w:tcPr>
            <w:tcW w:w="0" w:type="auto"/>
          </w:tcPr>
          <w:p w14:paraId="018F4301" w14:textId="77777777" w:rsidR="00692B7C" w:rsidRDefault="008C2AF3">
            <w:pPr>
              <w:pStyle w:val="Compact"/>
              <w:jc w:val="center"/>
            </w:pPr>
            <m:oMathPara>
              <m:oMath>
                <m:r>
                  <w:rPr>
                    <w:rFonts w:ascii="Cambria Math" w:hAnsi="Cambria Math"/>
                  </w:rPr>
                  <m:t>77.599%</m:t>
                </m:r>
              </m:oMath>
            </m:oMathPara>
          </w:p>
        </w:tc>
      </w:tr>
      <w:tr w:rsidR="00692B7C" w14:paraId="3B1F3F42" w14:textId="77777777" w:rsidTr="00E3648F">
        <w:trPr>
          <w:jc w:val="center"/>
        </w:trPr>
        <w:tc>
          <w:tcPr>
            <w:tcW w:w="0" w:type="auto"/>
          </w:tcPr>
          <w:p w14:paraId="4FE6F1F6" w14:textId="77777777" w:rsidR="00692B7C" w:rsidRDefault="008C2AF3">
            <w:pPr>
              <w:pStyle w:val="Compact"/>
              <w:jc w:val="center"/>
            </w:pPr>
            <m:oMathPara>
              <m:oMath>
                <m:r>
                  <w:rPr>
                    <w:rFonts w:ascii="Cambria Math" w:hAnsi="Cambria Math"/>
                  </w:rPr>
                  <m:t>-30∼-21</m:t>
                </m:r>
              </m:oMath>
            </m:oMathPara>
          </w:p>
        </w:tc>
        <w:tc>
          <w:tcPr>
            <w:tcW w:w="0" w:type="auto"/>
          </w:tcPr>
          <w:p w14:paraId="69DD52BD" w14:textId="77777777" w:rsidR="00692B7C" w:rsidRDefault="008C2AF3">
            <w:pPr>
              <w:pStyle w:val="Compact"/>
              <w:jc w:val="center"/>
            </w:pPr>
            <m:oMathPara>
              <m:oMath>
                <m:r>
                  <w:rPr>
                    <w:rFonts w:ascii="Cambria Math" w:hAnsi="Cambria Math"/>
                  </w:rPr>
                  <m:t>-5.051%</m:t>
                </m:r>
              </m:oMath>
            </m:oMathPara>
          </w:p>
        </w:tc>
        <w:tc>
          <w:tcPr>
            <w:tcW w:w="0" w:type="auto"/>
          </w:tcPr>
          <w:p w14:paraId="6ABC1DD6" w14:textId="77777777" w:rsidR="00692B7C" w:rsidRDefault="008C2AF3">
            <w:pPr>
              <w:pStyle w:val="Compact"/>
              <w:jc w:val="center"/>
            </w:pPr>
            <m:oMathPara>
              <m:oMath>
                <m:r>
                  <w:rPr>
                    <w:rFonts w:ascii="Cambria Math" w:hAnsi="Cambria Math"/>
                  </w:rPr>
                  <m:t>40.864%</m:t>
                </m:r>
              </m:oMath>
            </m:oMathPara>
          </w:p>
        </w:tc>
        <w:tc>
          <w:tcPr>
            <w:tcW w:w="0" w:type="auto"/>
          </w:tcPr>
          <w:p w14:paraId="4DD17A46" w14:textId="77777777" w:rsidR="00692B7C" w:rsidRDefault="00692B7C"/>
        </w:tc>
        <w:tc>
          <w:tcPr>
            <w:tcW w:w="0" w:type="auto"/>
          </w:tcPr>
          <w:p w14:paraId="784CBFF8" w14:textId="77777777" w:rsidR="00692B7C" w:rsidRDefault="008C2AF3">
            <w:pPr>
              <w:pStyle w:val="Compact"/>
              <w:jc w:val="center"/>
            </w:pPr>
            <m:oMathPara>
              <m:oMath>
                <m:r>
                  <w:rPr>
                    <w:rFonts w:ascii="Cambria Math" w:hAnsi="Cambria Math"/>
                  </w:rPr>
                  <m:t>21∼30</m:t>
                </m:r>
              </m:oMath>
            </m:oMathPara>
          </w:p>
        </w:tc>
        <w:tc>
          <w:tcPr>
            <w:tcW w:w="0" w:type="auto"/>
          </w:tcPr>
          <w:p w14:paraId="336D868E" w14:textId="77777777" w:rsidR="00692B7C" w:rsidRDefault="008C2AF3">
            <w:pPr>
              <w:pStyle w:val="Compact"/>
              <w:jc w:val="center"/>
            </w:pPr>
            <m:oMathPara>
              <m:oMath>
                <m:r>
                  <w:rPr>
                    <w:rFonts w:ascii="Cambria Math" w:hAnsi="Cambria Math"/>
                  </w:rPr>
                  <m:t>20.837%</m:t>
                </m:r>
              </m:oMath>
            </m:oMathPara>
          </w:p>
        </w:tc>
        <w:tc>
          <w:tcPr>
            <w:tcW w:w="0" w:type="auto"/>
          </w:tcPr>
          <w:p w14:paraId="0BCFBA00" w14:textId="77777777" w:rsidR="00692B7C" w:rsidRDefault="008C2AF3">
            <w:pPr>
              <w:pStyle w:val="Compact"/>
              <w:jc w:val="center"/>
            </w:pPr>
            <m:oMathPara>
              <m:oMath>
                <m:r>
                  <w:rPr>
                    <w:rFonts w:ascii="Cambria Math" w:hAnsi="Cambria Math"/>
                  </w:rPr>
                  <m:t>70.420%</m:t>
                </m:r>
              </m:oMath>
            </m:oMathPara>
          </w:p>
        </w:tc>
      </w:tr>
      <w:tr w:rsidR="00692B7C" w14:paraId="069FE4EF" w14:textId="77777777" w:rsidTr="00E3648F">
        <w:trPr>
          <w:jc w:val="center"/>
        </w:trPr>
        <w:tc>
          <w:tcPr>
            <w:tcW w:w="0" w:type="auto"/>
          </w:tcPr>
          <w:p w14:paraId="38CA95BA" w14:textId="77777777" w:rsidR="00692B7C" w:rsidRDefault="008C2AF3">
            <w:pPr>
              <w:pStyle w:val="Compact"/>
              <w:jc w:val="center"/>
            </w:pPr>
            <m:oMathPara>
              <m:oMath>
                <m:r>
                  <w:rPr>
                    <w:rFonts w:ascii="Cambria Math" w:hAnsi="Cambria Math"/>
                  </w:rPr>
                  <m:t>-46∼-31</m:t>
                </m:r>
              </m:oMath>
            </m:oMathPara>
          </w:p>
        </w:tc>
        <w:tc>
          <w:tcPr>
            <w:tcW w:w="0" w:type="auto"/>
          </w:tcPr>
          <w:p w14:paraId="4EDED6BD" w14:textId="77777777" w:rsidR="00692B7C" w:rsidRDefault="008C2AF3">
            <w:pPr>
              <w:pStyle w:val="Compact"/>
              <w:jc w:val="center"/>
            </w:pPr>
            <m:oMathPara>
              <m:oMath>
                <m:r>
                  <w:rPr>
                    <w:rFonts w:ascii="Cambria Math" w:hAnsi="Cambria Math"/>
                  </w:rPr>
                  <m:t>-11.555%</m:t>
                </m:r>
              </m:oMath>
            </m:oMathPara>
          </w:p>
        </w:tc>
        <w:tc>
          <w:tcPr>
            <w:tcW w:w="0" w:type="auto"/>
          </w:tcPr>
          <w:p w14:paraId="55E0E627" w14:textId="77777777" w:rsidR="00692B7C" w:rsidRDefault="008C2AF3">
            <w:pPr>
              <w:pStyle w:val="Compact"/>
              <w:jc w:val="center"/>
            </w:pPr>
            <m:oMathPara>
              <m:oMath>
                <m:r>
                  <w:rPr>
                    <w:rFonts w:ascii="Cambria Math" w:hAnsi="Cambria Math"/>
                  </w:rPr>
                  <m:t>35.517%</m:t>
                </m:r>
              </m:oMath>
            </m:oMathPara>
          </w:p>
        </w:tc>
        <w:tc>
          <w:tcPr>
            <w:tcW w:w="0" w:type="auto"/>
          </w:tcPr>
          <w:p w14:paraId="2FEA49AD" w14:textId="77777777" w:rsidR="00692B7C" w:rsidRDefault="00692B7C"/>
        </w:tc>
        <w:tc>
          <w:tcPr>
            <w:tcW w:w="0" w:type="auto"/>
          </w:tcPr>
          <w:p w14:paraId="4A192DB7" w14:textId="77777777" w:rsidR="00692B7C" w:rsidRDefault="008C2AF3">
            <w:pPr>
              <w:pStyle w:val="Compact"/>
              <w:jc w:val="center"/>
            </w:pPr>
            <m:oMathPara>
              <m:oMath>
                <m:r>
                  <w:rPr>
                    <w:rFonts w:ascii="Cambria Math" w:hAnsi="Cambria Math"/>
                  </w:rPr>
                  <m:t>31∼40</m:t>
                </m:r>
              </m:oMath>
            </m:oMathPara>
          </w:p>
        </w:tc>
        <w:tc>
          <w:tcPr>
            <w:tcW w:w="0" w:type="auto"/>
          </w:tcPr>
          <w:p w14:paraId="42FBA457" w14:textId="77777777" w:rsidR="00692B7C" w:rsidRDefault="008C2AF3">
            <w:pPr>
              <w:pStyle w:val="Compact"/>
              <w:jc w:val="center"/>
            </w:pPr>
            <m:oMathPara>
              <m:oMath>
                <m:r>
                  <w:rPr>
                    <w:rFonts w:ascii="Cambria Math" w:hAnsi="Cambria Math"/>
                  </w:rPr>
                  <m:t>22.058%</m:t>
                </m:r>
              </m:oMath>
            </m:oMathPara>
          </w:p>
        </w:tc>
        <w:tc>
          <w:tcPr>
            <w:tcW w:w="0" w:type="auto"/>
          </w:tcPr>
          <w:p w14:paraId="4ADC75CC" w14:textId="77777777" w:rsidR="00692B7C" w:rsidRDefault="008C2AF3">
            <w:pPr>
              <w:pStyle w:val="Compact"/>
              <w:jc w:val="center"/>
            </w:pPr>
            <m:oMathPara>
              <m:oMath>
                <m:r>
                  <w:rPr>
                    <w:rFonts w:ascii="Cambria Math" w:hAnsi="Cambria Math"/>
                  </w:rPr>
                  <m:t>72.449%</m:t>
                </m:r>
              </m:oMath>
            </m:oMathPara>
          </w:p>
        </w:tc>
      </w:tr>
      <w:tr w:rsidR="00692B7C" w14:paraId="157C0EA5" w14:textId="77777777" w:rsidTr="00E3648F">
        <w:trPr>
          <w:jc w:val="center"/>
        </w:trPr>
        <w:tc>
          <w:tcPr>
            <w:tcW w:w="0" w:type="auto"/>
          </w:tcPr>
          <w:p w14:paraId="3F1E65CA" w14:textId="77777777" w:rsidR="00692B7C" w:rsidRDefault="008C2AF3">
            <w:pPr>
              <w:pStyle w:val="Compact"/>
              <w:jc w:val="center"/>
            </w:pPr>
            <w:r>
              <w:t>-</w:t>
            </w:r>
          </w:p>
        </w:tc>
        <w:tc>
          <w:tcPr>
            <w:tcW w:w="0" w:type="auto"/>
          </w:tcPr>
          <w:p w14:paraId="0C33BC5F" w14:textId="77777777" w:rsidR="00692B7C" w:rsidRDefault="008C2AF3">
            <w:pPr>
              <w:pStyle w:val="Compact"/>
              <w:jc w:val="center"/>
            </w:pPr>
            <w:r>
              <w:t>-</w:t>
            </w:r>
          </w:p>
        </w:tc>
        <w:tc>
          <w:tcPr>
            <w:tcW w:w="0" w:type="auto"/>
          </w:tcPr>
          <w:p w14:paraId="37CE2EA7" w14:textId="77777777" w:rsidR="00692B7C" w:rsidRDefault="008C2AF3">
            <w:pPr>
              <w:pStyle w:val="Compact"/>
              <w:jc w:val="center"/>
            </w:pPr>
            <w:r>
              <w:t>-</w:t>
            </w:r>
          </w:p>
        </w:tc>
        <w:tc>
          <w:tcPr>
            <w:tcW w:w="0" w:type="auto"/>
          </w:tcPr>
          <w:p w14:paraId="7BE08199" w14:textId="77777777" w:rsidR="00692B7C" w:rsidRDefault="00692B7C"/>
        </w:tc>
        <w:tc>
          <w:tcPr>
            <w:tcW w:w="0" w:type="auto"/>
          </w:tcPr>
          <w:p w14:paraId="6ED8CEFA" w14:textId="77777777" w:rsidR="00692B7C" w:rsidRDefault="008C2AF3">
            <w:pPr>
              <w:pStyle w:val="Compact"/>
              <w:jc w:val="center"/>
            </w:pPr>
            <m:oMathPara>
              <m:oMath>
                <m:r>
                  <w:rPr>
                    <w:rFonts w:ascii="Cambria Math" w:hAnsi="Cambria Math"/>
                  </w:rPr>
                  <m:t>41∼50</m:t>
                </m:r>
              </m:oMath>
            </m:oMathPara>
          </w:p>
        </w:tc>
        <w:tc>
          <w:tcPr>
            <w:tcW w:w="0" w:type="auto"/>
          </w:tcPr>
          <w:p w14:paraId="0E894B87" w14:textId="77777777" w:rsidR="00692B7C" w:rsidRDefault="008C2AF3">
            <w:pPr>
              <w:pStyle w:val="Compact"/>
              <w:jc w:val="center"/>
            </w:pPr>
            <m:oMathPara>
              <m:oMath>
                <m:r>
                  <w:rPr>
                    <w:rFonts w:ascii="Cambria Math" w:hAnsi="Cambria Math"/>
                  </w:rPr>
                  <m:t>50.342%</m:t>
                </m:r>
              </m:oMath>
            </m:oMathPara>
          </w:p>
        </w:tc>
        <w:tc>
          <w:tcPr>
            <w:tcW w:w="0" w:type="auto"/>
          </w:tcPr>
          <w:p w14:paraId="44233383" w14:textId="77777777" w:rsidR="00692B7C" w:rsidRDefault="008C2AF3">
            <w:pPr>
              <w:pStyle w:val="Compact"/>
              <w:jc w:val="center"/>
            </w:pPr>
            <m:oMathPara>
              <m:oMath>
                <m:r>
                  <w:rPr>
                    <w:rFonts w:ascii="Cambria Math" w:hAnsi="Cambria Math"/>
                  </w:rPr>
                  <m:t>84.995%</m:t>
                </m:r>
              </m:oMath>
            </m:oMathPara>
          </w:p>
        </w:tc>
      </w:tr>
    </w:tbl>
    <w:p w14:paraId="534A928D" w14:textId="77777777" w:rsidR="00692B7C" w:rsidRDefault="008C2AF3" w:rsidP="00E3648F">
      <w:pPr>
        <w:pStyle w:val="aa"/>
        <w:rPr>
          <w:lang w:eastAsia="ja-JP"/>
        </w:rPr>
      </w:pPr>
      <w:r>
        <w:rPr>
          <w:lang w:eastAsia="ja-JP"/>
        </w:rPr>
        <w:t>注</w:t>
      </w:r>
      <w:r>
        <w:rPr>
          <w:lang w:eastAsia="ja-JP"/>
        </w:rPr>
        <w:t xml:space="preserve">: EAP </w:t>
      </w:r>
      <w:r>
        <w:rPr>
          <w:lang w:eastAsia="ja-JP"/>
        </w:rPr>
        <w:t>は指数変換による事後期待値．</w:t>
      </w:r>
    </w:p>
    <w:p w14:paraId="6EE5176B" w14:textId="77777777" w:rsidR="00692B7C" w:rsidDel="00342A4E" w:rsidRDefault="008C2AF3" w:rsidP="00342A4E">
      <w:pPr>
        <w:pStyle w:val="a0"/>
        <w:ind w:firstLineChars="100" w:firstLine="210"/>
        <w:rPr>
          <w:del w:id="165" w:author="tomoyoshi yabu" w:date="2025-01-15T10:08:00Z" w16du:dateUtc="2025-01-15T01:08:00Z"/>
          <w:lang w:eastAsia="ja-JP"/>
        </w:rPr>
        <w:pPrChange w:id="166" w:author="tomoyoshi yabu" w:date="2025-01-15T10:08:00Z" w16du:dateUtc="2025-01-15T01:08:00Z">
          <w:pPr>
            <w:pStyle w:val="a0"/>
          </w:pPr>
        </w:pPrChange>
      </w:pPr>
      <w:r>
        <w:rPr>
          <w:lang w:eastAsia="ja-JP"/>
        </w:rPr>
        <w:t xml:space="preserve">Dynamic TWFE </w:t>
      </w:r>
      <w:r>
        <w:rPr>
          <w:lang w:eastAsia="ja-JP"/>
        </w:rPr>
        <w:t>と同様に，同様の状態空間モデルを用いて平滑化を行なった．</w:t>
      </w:r>
    </w:p>
    <w:p w14:paraId="65C048CC" w14:textId="77777777" w:rsidR="00692B7C" w:rsidRDefault="008C2AF3" w:rsidP="00342A4E">
      <w:pPr>
        <w:pStyle w:val="a0"/>
        <w:ind w:firstLineChars="100" w:firstLine="210"/>
        <w:rPr>
          <w:lang w:eastAsia="ja-JP"/>
        </w:rPr>
        <w:pPrChange w:id="167" w:author="tomoyoshi yabu" w:date="2025-01-15T10:08:00Z" w16du:dateUtc="2025-01-15T01:08:00Z">
          <w:pPr>
            <w:pStyle w:val="a0"/>
          </w:pPr>
        </w:pPrChange>
      </w:pPr>
      <w:r>
        <w:rPr>
          <w:lang w:eastAsia="ja-JP"/>
        </w:rPr>
        <w:t>以下の表は状態空間モデルで推定した</w:t>
      </w:r>
      <w:r>
        <w:rPr>
          <w:lang w:eastAsia="ja-JP"/>
        </w:rPr>
        <w:t xml:space="preserve"> </w:t>
      </w:r>
      <m:oMath>
        <m:r>
          <w:rPr>
            <w:rFonts w:ascii="Cambria Math" w:hAnsi="Cambria Math"/>
            <w:lang w:eastAsia="ja-JP"/>
          </w:rPr>
          <m:t>3</m:t>
        </m:r>
      </m:oMath>
      <w:r>
        <w:rPr>
          <w:lang w:eastAsia="ja-JP"/>
        </w:rPr>
        <w:t xml:space="preserve"> </w:t>
      </w:r>
      <w:r>
        <w:rPr>
          <w:lang w:eastAsia="ja-JP"/>
        </w:rPr>
        <w:t>つの誤差項の分散の推定結果である．トレンドの誤差項の分散</w:t>
      </w:r>
      <w:r>
        <w:rPr>
          <w:lang w:eastAsia="ja-JP"/>
        </w:rPr>
        <w:t xml:space="preserve"> </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ζ</m:t>
            </m:r>
          </m:sub>
        </m:sSub>
      </m:oMath>
      <w:r>
        <w:rPr>
          <w:lang w:eastAsia="ja-JP"/>
        </w:rPr>
        <w:t xml:space="preserve"> </w:t>
      </w:r>
      <w:r>
        <w:rPr>
          <w:lang w:eastAsia="ja-JP"/>
        </w:rPr>
        <w:t>とレベルの誤差項の分散</w:t>
      </w:r>
      <w:r>
        <w:rPr>
          <w:lang w:eastAsia="ja-JP"/>
        </w:rPr>
        <w:t xml:space="preserve"> </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w</m:t>
            </m:r>
          </m:sub>
        </m:sSub>
      </m:oMath>
      <w:r>
        <w:rPr>
          <w:lang w:eastAsia="ja-JP"/>
        </w:rPr>
        <w:t xml:space="preserve"> </w:t>
      </w:r>
      <w:r>
        <w:rPr>
          <w:lang w:eastAsia="ja-JP"/>
        </w:rPr>
        <w:t>の期待値はそれぞれ</w:t>
      </w:r>
      <w:r>
        <w:rPr>
          <w:lang w:eastAsia="ja-JP"/>
        </w:rPr>
        <w:t xml:space="preserve"> </w:t>
      </w:r>
      <m:oMath>
        <m:r>
          <w:rPr>
            <w:rFonts w:ascii="Cambria Math" w:hAnsi="Cambria Math"/>
            <w:lang w:eastAsia="ja-JP"/>
          </w:rPr>
          <m:t>0.002</m:t>
        </m:r>
      </m:oMath>
      <w:r>
        <w:rPr>
          <w:lang w:eastAsia="ja-JP"/>
        </w:rPr>
        <w:t xml:space="preserve"> </w:t>
      </w:r>
      <w:r>
        <w:rPr>
          <w:lang w:eastAsia="ja-JP"/>
        </w:rPr>
        <w:t>と</w:t>
      </w:r>
      <w:r>
        <w:rPr>
          <w:lang w:eastAsia="ja-JP"/>
        </w:rPr>
        <w:t xml:space="preserve"> </w:t>
      </w:r>
      <m:oMath>
        <m:r>
          <w:rPr>
            <w:rFonts w:ascii="Cambria Math" w:hAnsi="Cambria Math"/>
            <w:lang w:eastAsia="ja-JP"/>
          </w:rPr>
          <m:t>0.016</m:t>
        </m:r>
      </m:oMath>
      <w:r>
        <w:rPr>
          <w:lang w:eastAsia="ja-JP"/>
        </w:rPr>
        <w:t xml:space="preserve"> </w:t>
      </w:r>
      <w:r>
        <w:rPr>
          <w:lang w:eastAsia="ja-JP"/>
        </w:rPr>
        <w:t>であり，</w:t>
      </w:r>
      <w:r>
        <w:rPr>
          <w:lang w:eastAsia="ja-JP"/>
        </w:rPr>
        <w:t xml:space="preserve">Dynamic TWFE </w:t>
      </w:r>
      <w:r>
        <w:rPr>
          <w:lang w:eastAsia="ja-JP"/>
        </w:rPr>
        <w:t>と比べても大きな変化はない．しかし，介入効果の誤差項の分散</w:t>
      </w:r>
      <w:r>
        <w:rPr>
          <w:lang w:eastAsia="ja-JP"/>
        </w:rPr>
        <w:t xml:space="preserve"> </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v</m:t>
            </m:r>
          </m:sub>
        </m:sSub>
      </m:oMath>
      <w:r>
        <w:rPr>
          <w:lang w:eastAsia="ja-JP"/>
        </w:rPr>
        <w:t xml:space="preserve"> </w:t>
      </w:r>
      <w:r>
        <w:rPr>
          <w:lang w:eastAsia="ja-JP"/>
        </w:rPr>
        <w:t>は</w:t>
      </w:r>
      <w:r>
        <w:rPr>
          <w:lang w:eastAsia="ja-JP"/>
        </w:rPr>
        <w:t xml:space="preserve"> </w:t>
      </w:r>
      <m:oMath>
        <m:r>
          <w:rPr>
            <w:rFonts w:ascii="Cambria Math" w:hAnsi="Cambria Math"/>
            <w:lang w:eastAsia="ja-JP"/>
          </w:rPr>
          <m:t>0.170</m:t>
        </m:r>
      </m:oMath>
      <w:r>
        <w:rPr>
          <w:lang w:eastAsia="ja-JP"/>
        </w:rPr>
        <w:t xml:space="preserve"> </w:t>
      </w:r>
      <w:r>
        <w:rPr>
          <w:lang w:eastAsia="ja-JP"/>
        </w:rPr>
        <w:t>と</w:t>
      </w:r>
      <w:r>
        <w:rPr>
          <w:lang w:eastAsia="ja-JP"/>
        </w:rPr>
        <w:t xml:space="preserve"> Dynamic TWFE </w:t>
      </w:r>
      <w:r>
        <w:rPr>
          <w:lang w:eastAsia="ja-JP"/>
        </w:rPr>
        <w:t>よりも小さく推定された．</w:t>
      </w:r>
    </w:p>
    <w:tbl>
      <w:tblPr>
        <w:tblStyle w:val="Table"/>
        <w:tblW w:w="0" w:type="pct"/>
        <w:jc w:val="center"/>
        <w:tblLook w:val="07E0" w:firstRow="1" w:lastRow="1" w:firstColumn="1" w:lastColumn="1" w:noHBand="1" w:noVBand="1"/>
      </w:tblPr>
      <w:tblGrid>
        <w:gridCol w:w="890"/>
        <w:gridCol w:w="725"/>
        <w:gridCol w:w="856"/>
        <w:gridCol w:w="1056"/>
        <w:gridCol w:w="1056"/>
        <w:gridCol w:w="492"/>
      </w:tblGrid>
      <w:tr w:rsidR="00692B7C" w14:paraId="4EFA6961" w14:textId="77777777" w:rsidTr="00E3648F">
        <w:trPr>
          <w:jc w:val="center"/>
        </w:trPr>
        <w:tc>
          <w:tcPr>
            <w:tcW w:w="0" w:type="auto"/>
            <w:tcBorders>
              <w:bottom w:val="single" w:sz="0" w:space="0" w:color="auto"/>
            </w:tcBorders>
            <w:vAlign w:val="bottom"/>
          </w:tcPr>
          <w:p w14:paraId="1CB5ADBA" w14:textId="77777777" w:rsidR="00692B7C" w:rsidRDefault="008C2AF3">
            <w:pPr>
              <w:pStyle w:val="Compact"/>
              <w:jc w:val="center"/>
            </w:pPr>
            <w:r>
              <w:t>params</w:t>
            </w:r>
          </w:p>
        </w:tc>
        <w:tc>
          <w:tcPr>
            <w:tcW w:w="0" w:type="auto"/>
            <w:tcBorders>
              <w:bottom w:val="single" w:sz="0" w:space="0" w:color="auto"/>
            </w:tcBorders>
            <w:vAlign w:val="bottom"/>
          </w:tcPr>
          <w:p w14:paraId="00D67677" w14:textId="77777777" w:rsidR="00692B7C" w:rsidRDefault="008C2AF3">
            <w:pPr>
              <w:pStyle w:val="Compact"/>
              <w:jc w:val="center"/>
            </w:pPr>
            <w:r>
              <w:t>EAP</w:t>
            </w:r>
          </w:p>
        </w:tc>
        <w:tc>
          <w:tcPr>
            <w:tcW w:w="0" w:type="auto"/>
            <w:tcBorders>
              <w:bottom w:val="single" w:sz="0" w:space="0" w:color="auto"/>
            </w:tcBorders>
            <w:vAlign w:val="bottom"/>
          </w:tcPr>
          <w:p w14:paraId="3E8B680E" w14:textId="77777777" w:rsidR="00692B7C" w:rsidRDefault="008C2AF3">
            <w:pPr>
              <w:pStyle w:val="Compact"/>
              <w:jc w:val="center"/>
            </w:pPr>
            <w:r>
              <w:t>post.sd</w:t>
            </w:r>
          </w:p>
        </w:tc>
        <w:tc>
          <w:tcPr>
            <w:tcW w:w="0" w:type="auto"/>
            <w:tcBorders>
              <w:bottom w:val="single" w:sz="0" w:space="0" w:color="auto"/>
            </w:tcBorders>
            <w:vAlign w:val="bottom"/>
          </w:tcPr>
          <w:p w14:paraId="0523BD1A" w14:textId="77777777" w:rsidR="00692B7C" w:rsidRDefault="008C2AF3">
            <w:pPr>
              <w:pStyle w:val="Compact"/>
              <w:jc w:val="center"/>
            </w:pPr>
            <w:r>
              <w:t>95%</w:t>
            </w:r>
            <w:r>
              <w:t>下限</w:t>
            </w:r>
          </w:p>
        </w:tc>
        <w:tc>
          <w:tcPr>
            <w:tcW w:w="0" w:type="auto"/>
            <w:tcBorders>
              <w:bottom w:val="single" w:sz="0" w:space="0" w:color="auto"/>
            </w:tcBorders>
            <w:vAlign w:val="bottom"/>
          </w:tcPr>
          <w:p w14:paraId="471A4F7C" w14:textId="77777777" w:rsidR="00692B7C" w:rsidRDefault="008C2AF3">
            <w:pPr>
              <w:pStyle w:val="Compact"/>
              <w:jc w:val="center"/>
            </w:pPr>
            <w:r>
              <w:t>95%</w:t>
            </w:r>
            <w:r>
              <w:t>上限</w:t>
            </w:r>
          </w:p>
        </w:tc>
        <w:tc>
          <w:tcPr>
            <w:tcW w:w="0" w:type="auto"/>
            <w:tcBorders>
              <w:bottom w:val="single" w:sz="0" w:space="0" w:color="auto"/>
            </w:tcBorders>
            <w:vAlign w:val="bottom"/>
          </w:tcPr>
          <w:p w14:paraId="576814FF" w14:textId="77777777" w:rsidR="00692B7C" w:rsidRDefault="00000000">
            <w:pPr>
              <w:pStyle w:val="Compact"/>
              <w:jc w:val="center"/>
            </w:pPr>
            <m:oMathPara>
              <m:oMath>
                <m:acc>
                  <m:accPr>
                    <m:ctrlPr>
                      <w:rPr>
                        <w:rFonts w:ascii="Cambria Math" w:hAnsi="Cambria Math"/>
                      </w:rPr>
                    </m:ctrlPr>
                  </m:accPr>
                  <m:e>
                    <m:r>
                      <w:rPr>
                        <w:rFonts w:ascii="Cambria Math" w:hAnsi="Cambria Math"/>
                      </w:rPr>
                      <m:t>R</m:t>
                    </m:r>
                  </m:e>
                </m:acc>
              </m:oMath>
            </m:oMathPara>
          </w:p>
        </w:tc>
      </w:tr>
      <w:tr w:rsidR="00692B7C" w14:paraId="29A036F6" w14:textId="77777777" w:rsidTr="00E3648F">
        <w:trPr>
          <w:jc w:val="center"/>
        </w:trPr>
        <w:tc>
          <w:tcPr>
            <w:tcW w:w="0" w:type="auto"/>
          </w:tcPr>
          <w:p w14:paraId="77A999E8" w14:textId="77777777" w:rsidR="00692B7C" w:rsidRDefault="00000000">
            <w:pPr>
              <w:pStyle w:val="Compact"/>
              <w:jc w:val="center"/>
            </w:pPr>
            <m:oMathPara>
              <m:oMath>
                <m:sSub>
                  <m:sSubPr>
                    <m:ctrlPr>
                      <w:rPr>
                        <w:rFonts w:ascii="Cambria Math" w:hAnsi="Cambria Math"/>
                      </w:rPr>
                    </m:ctrlPr>
                  </m:sSubPr>
                  <m:e>
                    <m:r>
                      <w:rPr>
                        <w:rFonts w:ascii="Cambria Math" w:hAnsi="Cambria Math"/>
                      </w:rPr>
                      <m:t>σ</m:t>
                    </m:r>
                  </m:e>
                  <m:sub>
                    <m:r>
                      <w:rPr>
                        <w:rFonts w:ascii="Cambria Math" w:hAnsi="Cambria Math"/>
                      </w:rPr>
                      <m:t>ζ</m:t>
                    </m:r>
                  </m:sub>
                </m:sSub>
              </m:oMath>
            </m:oMathPara>
          </w:p>
        </w:tc>
        <w:tc>
          <w:tcPr>
            <w:tcW w:w="0" w:type="auto"/>
          </w:tcPr>
          <w:p w14:paraId="40825A28" w14:textId="77777777" w:rsidR="00692B7C" w:rsidRDefault="008C2AF3">
            <w:pPr>
              <w:pStyle w:val="Compact"/>
              <w:jc w:val="center"/>
            </w:pPr>
            <m:oMathPara>
              <m:oMath>
                <m:r>
                  <w:rPr>
                    <w:rFonts w:ascii="Cambria Math" w:hAnsi="Cambria Math"/>
                  </w:rPr>
                  <m:t>0.002</m:t>
                </m:r>
              </m:oMath>
            </m:oMathPara>
          </w:p>
        </w:tc>
        <w:tc>
          <w:tcPr>
            <w:tcW w:w="0" w:type="auto"/>
          </w:tcPr>
          <w:p w14:paraId="63C99A8E" w14:textId="77777777" w:rsidR="00692B7C" w:rsidRDefault="008C2AF3">
            <w:pPr>
              <w:pStyle w:val="Compact"/>
              <w:jc w:val="center"/>
            </w:pPr>
            <m:oMathPara>
              <m:oMath>
                <m:r>
                  <w:rPr>
                    <w:rFonts w:ascii="Cambria Math" w:hAnsi="Cambria Math"/>
                  </w:rPr>
                  <m:t>0.002</m:t>
                </m:r>
              </m:oMath>
            </m:oMathPara>
          </w:p>
        </w:tc>
        <w:tc>
          <w:tcPr>
            <w:tcW w:w="0" w:type="auto"/>
          </w:tcPr>
          <w:p w14:paraId="483B1440" w14:textId="77777777" w:rsidR="00692B7C" w:rsidRDefault="008C2AF3">
            <w:pPr>
              <w:pStyle w:val="Compact"/>
              <w:jc w:val="center"/>
            </w:pPr>
            <m:oMathPara>
              <m:oMath>
                <m:r>
                  <w:rPr>
                    <w:rFonts w:ascii="Cambria Math" w:hAnsi="Cambria Math"/>
                  </w:rPr>
                  <m:t>0</m:t>
                </m:r>
              </m:oMath>
            </m:oMathPara>
          </w:p>
        </w:tc>
        <w:tc>
          <w:tcPr>
            <w:tcW w:w="0" w:type="auto"/>
          </w:tcPr>
          <w:p w14:paraId="1D84ACD9" w14:textId="77777777" w:rsidR="00692B7C" w:rsidRDefault="008C2AF3">
            <w:pPr>
              <w:pStyle w:val="Compact"/>
              <w:jc w:val="center"/>
            </w:pPr>
            <m:oMathPara>
              <m:oMath>
                <m:r>
                  <w:rPr>
                    <w:rFonts w:ascii="Cambria Math" w:hAnsi="Cambria Math"/>
                  </w:rPr>
                  <m:t>0.006</m:t>
                </m:r>
              </m:oMath>
            </m:oMathPara>
          </w:p>
        </w:tc>
        <w:tc>
          <w:tcPr>
            <w:tcW w:w="0" w:type="auto"/>
          </w:tcPr>
          <w:p w14:paraId="05E7D342" w14:textId="77777777" w:rsidR="00692B7C" w:rsidRDefault="008C2AF3">
            <w:pPr>
              <w:pStyle w:val="Compact"/>
              <w:jc w:val="center"/>
            </w:pPr>
            <m:oMathPara>
              <m:oMath>
                <m:r>
                  <w:rPr>
                    <w:rFonts w:ascii="Cambria Math" w:hAnsi="Cambria Math"/>
                  </w:rPr>
                  <m:t>1.0</m:t>
                </m:r>
              </m:oMath>
            </m:oMathPara>
          </w:p>
        </w:tc>
      </w:tr>
      <w:tr w:rsidR="00692B7C" w14:paraId="044C8EA5" w14:textId="77777777" w:rsidTr="00E3648F">
        <w:trPr>
          <w:jc w:val="center"/>
        </w:trPr>
        <w:tc>
          <w:tcPr>
            <w:tcW w:w="0" w:type="auto"/>
          </w:tcPr>
          <w:p w14:paraId="026946C0" w14:textId="77777777" w:rsidR="00692B7C" w:rsidRDefault="00000000">
            <w:pPr>
              <w:pStyle w:val="Compact"/>
              <w:jc w:val="center"/>
            </w:pPr>
            <m:oMathPara>
              <m:oMath>
                <m:sSub>
                  <m:sSubPr>
                    <m:ctrlPr>
                      <w:rPr>
                        <w:rFonts w:ascii="Cambria Math" w:hAnsi="Cambria Math"/>
                      </w:rPr>
                    </m:ctrlPr>
                  </m:sSubPr>
                  <m:e>
                    <m:r>
                      <w:rPr>
                        <w:rFonts w:ascii="Cambria Math" w:hAnsi="Cambria Math"/>
                      </w:rPr>
                      <m:t>σ</m:t>
                    </m:r>
                  </m:e>
                  <m:sub>
                    <m:r>
                      <w:rPr>
                        <w:rFonts w:ascii="Cambria Math" w:hAnsi="Cambria Math"/>
                      </w:rPr>
                      <m:t>w</m:t>
                    </m:r>
                  </m:sub>
                </m:sSub>
              </m:oMath>
            </m:oMathPara>
          </w:p>
        </w:tc>
        <w:tc>
          <w:tcPr>
            <w:tcW w:w="0" w:type="auto"/>
          </w:tcPr>
          <w:p w14:paraId="1BCBDCE3" w14:textId="77777777" w:rsidR="00692B7C" w:rsidRDefault="008C2AF3">
            <w:pPr>
              <w:pStyle w:val="Compact"/>
              <w:jc w:val="center"/>
            </w:pPr>
            <m:oMathPara>
              <m:oMath>
                <m:r>
                  <w:rPr>
                    <w:rFonts w:ascii="Cambria Math" w:hAnsi="Cambria Math"/>
                  </w:rPr>
                  <m:t>0.016</m:t>
                </m:r>
              </m:oMath>
            </m:oMathPara>
          </w:p>
        </w:tc>
        <w:tc>
          <w:tcPr>
            <w:tcW w:w="0" w:type="auto"/>
          </w:tcPr>
          <w:p w14:paraId="76E5BF97" w14:textId="77777777" w:rsidR="00692B7C" w:rsidRDefault="008C2AF3">
            <w:pPr>
              <w:pStyle w:val="Compact"/>
              <w:jc w:val="center"/>
            </w:pPr>
            <m:oMathPara>
              <m:oMath>
                <m:r>
                  <w:rPr>
                    <w:rFonts w:ascii="Cambria Math" w:hAnsi="Cambria Math"/>
                  </w:rPr>
                  <m:t>0.012</m:t>
                </m:r>
              </m:oMath>
            </m:oMathPara>
          </w:p>
        </w:tc>
        <w:tc>
          <w:tcPr>
            <w:tcW w:w="0" w:type="auto"/>
          </w:tcPr>
          <w:p w14:paraId="66F3ED81" w14:textId="77777777" w:rsidR="00692B7C" w:rsidRDefault="008C2AF3">
            <w:pPr>
              <w:pStyle w:val="Compact"/>
              <w:jc w:val="center"/>
            </w:pPr>
            <m:oMathPara>
              <m:oMath>
                <m:r>
                  <w:rPr>
                    <w:rFonts w:ascii="Cambria Math" w:hAnsi="Cambria Math"/>
                  </w:rPr>
                  <m:t>0</m:t>
                </m:r>
              </m:oMath>
            </m:oMathPara>
          </w:p>
        </w:tc>
        <w:tc>
          <w:tcPr>
            <w:tcW w:w="0" w:type="auto"/>
          </w:tcPr>
          <w:p w14:paraId="36EB4C33" w14:textId="77777777" w:rsidR="00692B7C" w:rsidRDefault="008C2AF3">
            <w:pPr>
              <w:pStyle w:val="Compact"/>
              <w:jc w:val="center"/>
            </w:pPr>
            <m:oMathPara>
              <m:oMath>
                <m:r>
                  <w:rPr>
                    <w:rFonts w:ascii="Cambria Math" w:hAnsi="Cambria Math"/>
                  </w:rPr>
                  <m:t>0.040</m:t>
                </m:r>
              </m:oMath>
            </m:oMathPara>
          </w:p>
        </w:tc>
        <w:tc>
          <w:tcPr>
            <w:tcW w:w="0" w:type="auto"/>
          </w:tcPr>
          <w:p w14:paraId="7BD70E4D" w14:textId="77777777" w:rsidR="00692B7C" w:rsidRDefault="008C2AF3">
            <w:pPr>
              <w:pStyle w:val="Compact"/>
              <w:jc w:val="center"/>
            </w:pPr>
            <m:oMathPara>
              <m:oMath>
                <m:r>
                  <w:rPr>
                    <w:rFonts w:ascii="Cambria Math" w:hAnsi="Cambria Math"/>
                  </w:rPr>
                  <m:t>1.0</m:t>
                </m:r>
              </m:oMath>
            </m:oMathPara>
          </w:p>
        </w:tc>
      </w:tr>
      <w:tr w:rsidR="00692B7C" w14:paraId="03E7E440" w14:textId="77777777" w:rsidTr="00E3648F">
        <w:trPr>
          <w:jc w:val="center"/>
        </w:trPr>
        <w:tc>
          <w:tcPr>
            <w:tcW w:w="0" w:type="auto"/>
          </w:tcPr>
          <w:p w14:paraId="08090E5C" w14:textId="77777777" w:rsidR="00692B7C" w:rsidRDefault="00000000">
            <w:pPr>
              <w:pStyle w:val="Compact"/>
              <w:jc w:val="center"/>
            </w:pPr>
            <m:oMathPara>
              <m:oMath>
                <m:sSub>
                  <m:sSubPr>
                    <m:ctrlPr>
                      <w:rPr>
                        <w:rFonts w:ascii="Cambria Math" w:hAnsi="Cambria Math"/>
                      </w:rPr>
                    </m:ctrlPr>
                  </m:sSubPr>
                  <m:e>
                    <m:r>
                      <w:rPr>
                        <w:rFonts w:ascii="Cambria Math" w:hAnsi="Cambria Math"/>
                      </w:rPr>
                      <m:t>σ</m:t>
                    </m:r>
                  </m:e>
                  <m:sub>
                    <m:r>
                      <w:rPr>
                        <w:rFonts w:ascii="Cambria Math" w:hAnsi="Cambria Math"/>
                      </w:rPr>
                      <m:t>v</m:t>
                    </m:r>
                  </m:sub>
                </m:sSub>
              </m:oMath>
            </m:oMathPara>
          </w:p>
        </w:tc>
        <w:tc>
          <w:tcPr>
            <w:tcW w:w="0" w:type="auto"/>
          </w:tcPr>
          <w:p w14:paraId="5E789EA9" w14:textId="77777777" w:rsidR="00692B7C" w:rsidRDefault="008C2AF3">
            <w:pPr>
              <w:pStyle w:val="Compact"/>
              <w:jc w:val="center"/>
            </w:pPr>
            <m:oMathPara>
              <m:oMath>
                <m:r>
                  <w:rPr>
                    <w:rFonts w:ascii="Cambria Math" w:hAnsi="Cambria Math"/>
                  </w:rPr>
                  <m:t>0.170</m:t>
                </m:r>
              </m:oMath>
            </m:oMathPara>
          </w:p>
        </w:tc>
        <w:tc>
          <w:tcPr>
            <w:tcW w:w="0" w:type="auto"/>
          </w:tcPr>
          <w:p w14:paraId="546B9EEC" w14:textId="77777777" w:rsidR="00692B7C" w:rsidRDefault="008C2AF3">
            <w:pPr>
              <w:pStyle w:val="Compact"/>
              <w:jc w:val="center"/>
            </w:pPr>
            <m:oMathPara>
              <m:oMath>
                <m:r>
                  <w:rPr>
                    <w:rFonts w:ascii="Cambria Math" w:hAnsi="Cambria Math"/>
                  </w:rPr>
                  <m:t>0.014</m:t>
                </m:r>
              </m:oMath>
            </m:oMathPara>
          </w:p>
        </w:tc>
        <w:tc>
          <w:tcPr>
            <w:tcW w:w="0" w:type="auto"/>
          </w:tcPr>
          <w:p w14:paraId="3FBCA24B" w14:textId="77777777" w:rsidR="00692B7C" w:rsidRDefault="008C2AF3">
            <w:pPr>
              <w:pStyle w:val="Compact"/>
              <w:jc w:val="center"/>
            </w:pPr>
            <m:oMathPara>
              <m:oMath>
                <m:r>
                  <w:rPr>
                    <w:rFonts w:ascii="Cambria Math" w:hAnsi="Cambria Math"/>
                  </w:rPr>
                  <m:t>0.144</m:t>
                </m:r>
              </m:oMath>
            </m:oMathPara>
          </w:p>
        </w:tc>
        <w:tc>
          <w:tcPr>
            <w:tcW w:w="0" w:type="auto"/>
          </w:tcPr>
          <w:p w14:paraId="42AAF9ED" w14:textId="77777777" w:rsidR="00692B7C" w:rsidRDefault="008C2AF3">
            <w:pPr>
              <w:pStyle w:val="Compact"/>
              <w:jc w:val="center"/>
            </w:pPr>
            <m:oMathPara>
              <m:oMath>
                <m:r>
                  <w:rPr>
                    <w:rFonts w:ascii="Cambria Math" w:hAnsi="Cambria Math"/>
                  </w:rPr>
                  <m:t>0.197</m:t>
                </m:r>
              </m:oMath>
            </m:oMathPara>
          </w:p>
        </w:tc>
        <w:tc>
          <w:tcPr>
            <w:tcW w:w="0" w:type="auto"/>
          </w:tcPr>
          <w:p w14:paraId="3442DB68" w14:textId="77777777" w:rsidR="00692B7C" w:rsidRDefault="008C2AF3">
            <w:pPr>
              <w:pStyle w:val="Compact"/>
              <w:jc w:val="center"/>
            </w:pPr>
            <m:oMathPara>
              <m:oMath>
                <m:r>
                  <w:rPr>
                    <w:rFonts w:ascii="Cambria Math" w:hAnsi="Cambria Math"/>
                  </w:rPr>
                  <m:t>1.0</m:t>
                </m:r>
              </m:oMath>
            </m:oMathPara>
          </w:p>
        </w:tc>
      </w:tr>
    </w:tbl>
    <w:p w14:paraId="722C18F4" w14:textId="77777777" w:rsidR="00692B7C" w:rsidRDefault="008C2AF3" w:rsidP="00E3648F">
      <w:pPr>
        <w:pStyle w:val="aa"/>
        <w:rPr>
          <w:lang w:eastAsia="ja-JP"/>
        </w:rPr>
      </w:pPr>
      <w:r>
        <w:rPr>
          <w:lang w:eastAsia="ja-JP"/>
        </w:rPr>
        <w:t>注</w:t>
      </w:r>
      <w:r>
        <w:rPr>
          <w:lang w:eastAsia="ja-JP"/>
        </w:rPr>
        <w:t xml:space="preserve">: </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ζ</m:t>
            </m:r>
          </m:sub>
        </m:sSub>
      </m:oMath>
      <w:r>
        <w:rPr>
          <w:lang w:eastAsia="ja-JP"/>
        </w:rPr>
        <w:t xml:space="preserve"> </w:t>
      </w:r>
      <w:r>
        <w:rPr>
          <w:lang w:eastAsia="ja-JP"/>
        </w:rPr>
        <w:t>はトレンドの誤差項の分散．</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w</m:t>
            </m:r>
          </m:sub>
        </m:sSub>
      </m:oMath>
      <w:r>
        <w:rPr>
          <w:lang w:eastAsia="ja-JP"/>
        </w:rPr>
        <w:t xml:space="preserve"> </w:t>
      </w:r>
      <w:r>
        <w:rPr>
          <w:lang w:eastAsia="ja-JP"/>
        </w:rPr>
        <w:t>はレベルの誤差項の分散．</w:t>
      </w:r>
      <m:oMath>
        <m:sSub>
          <m:sSubPr>
            <m:ctrlPr>
              <w:rPr>
                <w:rFonts w:ascii="Cambria Math" w:hAnsi="Cambria Math"/>
              </w:rPr>
            </m:ctrlPr>
          </m:sSubPr>
          <m:e>
            <m:r>
              <w:rPr>
                <w:rFonts w:ascii="Cambria Math" w:hAnsi="Cambria Math"/>
                <w:lang w:eastAsia="ja-JP"/>
              </w:rPr>
              <m:t>σ</m:t>
            </m:r>
          </m:e>
          <m:sub>
            <m:r>
              <w:rPr>
                <w:rFonts w:ascii="Cambria Math" w:hAnsi="Cambria Math"/>
                <w:lang w:eastAsia="ja-JP"/>
              </w:rPr>
              <m:t>v</m:t>
            </m:r>
          </m:sub>
        </m:sSub>
      </m:oMath>
      <w:r>
        <w:rPr>
          <w:lang w:eastAsia="ja-JP"/>
        </w:rPr>
        <w:t xml:space="preserve"> </w:t>
      </w:r>
      <w:r>
        <w:rPr>
          <w:lang w:eastAsia="ja-JP"/>
        </w:rPr>
        <w:t>は介入効果の誤差項の分散．</w:t>
      </w:r>
      <w:r>
        <w:rPr>
          <w:lang w:eastAsia="ja-JP"/>
        </w:rPr>
        <w:t xml:space="preserve">EAP </w:t>
      </w:r>
      <w:r>
        <w:rPr>
          <w:lang w:eastAsia="ja-JP"/>
        </w:rPr>
        <w:t>は事後期待値．</w:t>
      </w:r>
      <w:r>
        <w:rPr>
          <w:lang w:eastAsia="ja-JP"/>
        </w:rPr>
        <w:t xml:space="preserve">post.sd </w:t>
      </w:r>
      <w:r>
        <w:rPr>
          <w:lang w:eastAsia="ja-JP"/>
        </w:rPr>
        <w:t>は事後標準偏差．</w:t>
      </w:r>
      <w:r>
        <w:rPr>
          <w:lang w:eastAsia="ja-JP"/>
        </w:rPr>
        <w:t>95%</w:t>
      </w:r>
      <w:r>
        <w:rPr>
          <w:lang w:eastAsia="ja-JP"/>
        </w:rPr>
        <w:t>下限及び</w:t>
      </w:r>
      <w:r>
        <w:rPr>
          <w:lang w:eastAsia="ja-JP"/>
        </w:rPr>
        <w:t xml:space="preserve"> 95%</w:t>
      </w:r>
      <w:r>
        <w:rPr>
          <w:lang w:eastAsia="ja-JP"/>
        </w:rPr>
        <w:t>上限は信用区間．</w:t>
      </w:r>
      <m:oMath>
        <m:acc>
          <m:accPr>
            <m:ctrlPr>
              <w:rPr>
                <w:rFonts w:ascii="Cambria Math" w:hAnsi="Cambria Math"/>
              </w:rPr>
            </m:ctrlPr>
          </m:accPr>
          <m:e>
            <m:r>
              <w:rPr>
                <w:rFonts w:ascii="Cambria Math" w:hAnsi="Cambria Math"/>
                <w:lang w:eastAsia="ja-JP"/>
              </w:rPr>
              <m:t>R</m:t>
            </m:r>
          </m:e>
        </m:acc>
      </m:oMath>
      <w:r>
        <w:rPr>
          <w:lang w:eastAsia="ja-JP"/>
        </w:rPr>
        <w:t xml:space="preserve"> </w:t>
      </w:r>
      <w:r>
        <w:rPr>
          <w:lang w:eastAsia="ja-JP"/>
        </w:rPr>
        <w:t>はゲルマン・ルービンの収束診断であり</w:t>
      </w:r>
      <w:r>
        <w:rPr>
          <w:lang w:eastAsia="ja-JP"/>
        </w:rPr>
        <w:t xml:space="preserve"> 1.1 </w:t>
      </w:r>
      <w:r>
        <w:rPr>
          <w:lang w:eastAsia="ja-JP"/>
        </w:rPr>
        <w:t>以下で収束したと判断する．</w:t>
      </w:r>
    </w:p>
    <w:p w14:paraId="20C64134" w14:textId="77777777" w:rsidR="00692B7C" w:rsidRDefault="008C2AF3">
      <w:pPr>
        <w:pStyle w:val="a0"/>
      </w:pPr>
      <w:r>
        <w:t>下図は平滑化された</w:t>
      </w:r>
      <w:r>
        <w:t xml:space="preserve"> Fully Saturated TWFE </w:t>
      </w:r>
      <w:r>
        <w:t>推定量を示している．</w:t>
      </w:r>
    </w:p>
    <w:p w14:paraId="70C02567" w14:textId="77777777" w:rsidR="00692B7C" w:rsidRDefault="008C2AF3">
      <w:pPr>
        <w:pStyle w:val="CaptionedFigure"/>
      </w:pPr>
      <w:r>
        <w:rPr>
          <w:noProof/>
        </w:rPr>
        <w:lastRenderedPageBreak/>
        <w:drawing>
          <wp:inline distT="0" distB="0" distL="0" distR="0" wp14:anchorId="16E5F8F7" wp14:editId="0F8CD08F">
            <wp:extent cx="5334000" cy="3462829"/>
            <wp:effectExtent l="0" t="0" r="0" b="0"/>
            <wp:docPr id="1126629678" name="Picture" descr="平滑化 Fully saturated TWFE 推定量"/>
            <wp:cNvGraphicFramePr/>
            <a:graphic xmlns:a="http://schemas.openxmlformats.org/drawingml/2006/main">
              <a:graphicData uri="http://schemas.openxmlformats.org/drawingml/2006/picture">
                <pic:pic xmlns:pic="http://schemas.openxmlformats.org/drawingml/2006/picture">
                  <pic:nvPicPr>
                    <pic:cNvPr id="0" name="Picture" descr="../../docs/figures/fully_saturated_twfe/smoothed_ATT.png"/>
                    <pic:cNvPicPr>
                      <a:picLocks noChangeAspect="1" noChangeArrowheads="1"/>
                    </pic:cNvPicPr>
                  </pic:nvPicPr>
                  <pic:blipFill>
                    <a:blip r:embed="rId21"/>
                    <a:stretch>
                      <a:fillRect/>
                    </a:stretch>
                  </pic:blipFill>
                  <pic:spPr bwMode="auto">
                    <a:xfrm>
                      <a:off x="0" y="0"/>
                      <a:ext cx="5334000" cy="3462829"/>
                    </a:xfrm>
                    <a:prstGeom prst="rect">
                      <a:avLst/>
                    </a:prstGeom>
                    <a:noFill/>
                    <a:ln w="9525">
                      <a:noFill/>
                      <a:headEnd/>
                      <a:tailEnd/>
                    </a:ln>
                  </pic:spPr>
                </pic:pic>
              </a:graphicData>
            </a:graphic>
          </wp:inline>
        </w:drawing>
      </w:r>
    </w:p>
    <w:p w14:paraId="1667E57E" w14:textId="77777777" w:rsidR="00692B7C" w:rsidRDefault="008C2AF3">
      <w:pPr>
        <w:pStyle w:val="ImageCaption"/>
        <w:rPr>
          <w:lang w:eastAsia="ja-JP"/>
        </w:rPr>
      </w:pPr>
      <w:r>
        <w:rPr>
          <w:lang w:eastAsia="ja-JP"/>
        </w:rPr>
        <w:t>平滑化</w:t>
      </w:r>
      <w:r>
        <w:rPr>
          <w:lang w:eastAsia="ja-JP"/>
        </w:rPr>
        <w:t xml:space="preserve"> Fully saturated TWFE </w:t>
      </w:r>
      <w:r>
        <w:rPr>
          <w:lang w:eastAsia="ja-JP"/>
        </w:rPr>
        <w:t>推定量</w:t>
      </w:r>
    </w:p>
    <w:p w14:paraId="2ADBDD07" w14:textId="77777777" w:rsidR="00692B7C" w:rsidRDefault="008C2AF3" w:rsidP="00E3648F">
      <w:pPr>
        <w:pStyle w:val="aa"/>
        <w:rPr>
          <w:lang w:eastAsia="ja-JP"/>
        </w:rPr>
      </w:pPr>
      <w:r>
        <w:rPr>
          <w:lang w:eastAsia="ja-JP"/>
        </w:rPr>
        <w:t>注</w:t>
      </w:r>
      <w:r>
        <w:rPr>
          <w:lang w:eastAsia="ja-JP"/>
        </w:rPr>
        <w:t xml:space="preserve">: </w:t>
      </w:r>
      <w:r>
        <w:rPr>
          <w:lang w:eastAsia="ja-JP"/>
        </w:rPr>
        <w:t>推定結果を元に筆者作成</w:t>
      </w:r>
    </w:p>
    <w:p w14:paraId="4FBB2F9B" w14:textId="77777777" w:rsidR="00692B7C" w:rsidRDefault="008C2AF3">
      <w:pPr>
        <w:pStyle w:val="a0"/>
        <w:rPr>
          <w:lang w:eastAsia="ja-JP"/>
        </w:rPr>
      </w:pPr>
      <w:r>
        <w:rPr>
          <w:lang w:eastAsia="ja-JP"/>
        </w:rPr>
        <w:t>破線は平滑化をしていない介入効果の期待値であり，実線は平滑化した期待値，濃い灰色の帯はレベル</w:t>
      </w:r>
      <w:r>
        <w:rPr>
          <w:lang w:eastAsia="ja-JP"/>
        </w:rPr>
        <w:t xml:space="preserve"> </w:t>
      </w:r>
      <m:oMath>
        <m:sSub>
          <m:sSubPr>
            <m:ctrlPr>
              <w:rPr>
                <w:rFonts w:ascii="Cambria Math" w:hAnsi="Cambria Math"/>
              </w:rPr>
            </m:ctrlPr>
          </m:sSubPr>
          <m:e>
            <m:r>
              <w:rPr>
                <w:rFonts w:ascii="Cambria Math" w:hAnsi="Cambria Math"/>
                <w:lang w:eastAsia="ja-JP"/>
              </w:rPr>
              <m:t>μ</m:t>
            </m:r>
          </m:e>
          <m:sub>
            <m:r>
              <m:rPr>
                <m:scr m:val="script"/>
              </m:rPr>
              <w:rPr>
                <w:rFonts w:ascii="Cambria Math" w:hAnsi="Cambria Math"/>
                <w:lang w:eastAsia="ja-JP"/>
              </w:rPr>
              <m:t>l</m:t>
            </m:r>
          </m:sub>
        </m:sSub>
      </m:oMath>
      <w:r>
        <w:rPr>
          <w:lang w:eastAsia="ja-JP"/>
        </w:rPr>
        <w:t xml:space="preserve"> </w:t>
      </w:r>
      <w:r>
        <w:rPr>
          <w:lang w:eastAsia="ja-JP"/>
        </w:rPr>
        <w:t>の</w:t>
      </w:r>
      <w:r>
        <w:rPr>
          <w:lang w:eastAsia="ja-JP"/>
        </w:rPr>
        <w:t xml:space="preserve"> </w:t>
      </w:r>
      <m:oMath>
        <m:r>
          <w:rPr>
            <w:rFonts w:ascii="Cambria Math" w:hAnsi="Cambria Math"/>
            <w:lang w:eastAsia="ja-JP"/>
          </w:rPr>
          <m:t>95%</m:t>
        </m:r>
      </m:oMath>
      <w:r>
        <w:rPr>
          <w:lang w:eastAsia="ja-JP"/>
        </w:rPr>
        <w:t xml:space="preserve"> </w:t>
      </w:r>
      <w:r>
        <w:rPr>
          <w:lang w:eastAsia="ja-JP"/>
        </w:rPr>
        <w:t>信用区間，薄い灰色の帯は</w:t>
      </w:r>
      <w:r>
        <w:rPr>
          <w:lang w:eastAsia="ja-JP"/>
        </w:rPr>
        <w:t xml:space="preserve"> Fully Saturated TWFE </w:t>
      </w:r>
      <w:r>
        <w:rPr>
          <w:lang w:eastAsia="ja-JP"/>
        </w:rPr>
        <w:t>推定量の</w:t>
      </w:r>
      <w:r>
        <w:rPr>
          <w:lang w:eastAsia="ja-JP"/>
        </w:rPr>
        <w:t xml:space="preserve"> </w:t>
      </w:r>
      <m:oMath>
        <m:r>
          <w:rPr>
            <w:rFonts w:ascii="Cambria Math" w:hAnsi="Cambria Math"/>
            <w:lang w:eastAsia="ja-JP"/>
          </w:rPr>
          <m:t>95%</m:t>
        </m:r>
      </m:oMath>
      <w:r>
        <w:rPr>
          <w:lang w:eastAsia="ja-JP"/>
        </w:rPr>
        <w:t xml:space="preserve"> </w:t>
      </w:r>
      <w:r>
        <w:rPr>
          <w:lang w:eastAsia="ja-JP"/>
        </w:rPr>
        <w:t>信用区間である．平滑化を行うことで介入効果の時間変化が滑らかになり，解釈性が向上した．平滑化推定量は，介入前は常に負の値を取っており，</w:t>
      </w:r>
      <w:r>
        <w:rPr>
          <w:lang w:eastAsia="ja-JP"/>
        </w:rPr>
        <w:t xml:space="preserve"> </w:t>
      </w:r>
      <m:oMath>
        <m:r>
          <w:rPr>
            <w:rFonts w:ascii="Cambria Math" w:hAnsi="Cambria Math"/>
            <w:lang w:eastAsia="ja-JP"/>
          </w:rPr>
          <m:t>-30</m:t>
        </m:r>
      </m:oMath>
      <w:r>
        <w:rPr>
          <w:lang w:eastAsia="ja-JP"/>
        </w:rPr>
        <w:t xml:space="preserve"> </w:t>
      </w:r>
      <w:r>
        <w:rPr>
          <w:lang w:eastAsia="ja-JP"/>
        </w:rPr>
        <w:t>年から</w:t>
      </w:r>
      <w:r>
        <w:rPr>
          <w:lang w:eastAsia="ja-JP"/>
        </w:rPr>
        <w:t xml:space="preserve"> </w:t>
      </w:r>
      <m:oMath>
        <m:r>
          <w:rPr>
            <w:rFonts w:ascii="Cambria Math" w:hAnsi="Cambria Math"/>
            <w:lang w:eastAsia="ja-JP"/>
          </w:rPr>
          <m:t>0</m:t>
        </m:r>
      </m:oMath>
      <w:r>
        <w:rPr>
          <w:lang w:eastAsia="ja-JP"/>
        </w:rPr>
        <w:t xml:space="preserve"> </w:t>
      </w:r>
      <w:r>
        <w:rPr>
          <w:lang w:eastAsia="ja-JP"/>
        </w:rPr>
        <w:t>は横ばいで推移している．介入年から傾きが変わって上昇し，人口に正の影響を与えていることがわかる．</w:t>
      </w:r>
    </w:p>
    <w:p w14:paraId="5B1E33E2" w14:textId="77777777" w:rsidR="00692B7C" w:rsidRDefault="008C2AF3">
      <w:pPr>
        <w:pStyle w:val="a0"/>
      </w:pPr>
      <w:r>
        <w:t>この節の最後に</w:t>
      </w:r>
      <w:r>
        <w:t xml:space="preserve"> Fully saturated TWFE </w:t>
      </w:r>
      <w:r>
        <w:t>と</w:t>
      </w:r>
      <w:r>
        <w:t xml:space="preserve"> Dynamic TWFE </w:t>
      </w:r>
      <w:r>
        <w:t>の平滑化推定量を比較する．</w:t>
      </w:r>
    </w:p>
    <w:p w14:paraId="30B9587E" w14:textId="77777777" w:rsidR="00692B7C" w:rsidRDefault="008C2AF3">
      <w:pPr>
        <w:pStyle w:val="CaptionedFigure"/>
      </w:pPr>
      <w:r>
        <w:rPr>
          <w:noProof/>
        </w:rPr>
        <w:lastRenderedPageBreak/>
        <w:drawing>
          <wp:inline distT="0" distB="0" distL="0" distR="0" wp14:anchorId="2829B39A" wp14:editId="62DBD084">
            <wp:extent cx="5334000" cy="3462829"/>
            <wp:effectExtent l="0" t="0" r="0" b="0"/>
            <wp:docPr id="1617631501" name="Picture" descr="平滑化 Dynamic TWFE と Fully Saturated TWFE 推定量の比較"/>
            <wp:cNvGraphicFramePr/>
            <a:graphic xmlns:a="http://schemas.openxmlformats.org/drawingml/2006/main">
              <a:graphicData uri="http://schemas.openxmlformats.org/drawingml/2006/picture">
                <pic:pic xmlns:pic="http://schemas.openxmlformats.org/drawingml/2006/picture">
                  <pic:nvPicPr>
                    <pic:cNvPr id="0" name="Picture" descr="../../docs//figures//fully_saturated_twfe//fs_vs_dynamic.png"/>
                    <pic:cNvPicPr>
                      <a:picLocks noChangeAspect="1" noChangeArrowheads="1"/>
                    </pic:cNvPicPr>
                  </pic:nvPicPr>
                  <pic:blipFill>
                    <a:blip r:embed="rId22"/>
                    <a:stretch>
                      <a:fillRect/>
                    </a:stretch>
                  </pic:blipFill>
                  <pic:spPr bwMode="auto">
                    <a:xfrm>
                      <a:off x="0" y="0"/>
                      <a:ext cx="5334000" cy="3462829"/>
                    </a:xfrm>
                    <a:prstGeom prst="rect">
                      <a:avLst/>
                    </a:prstGeom>
                    <a:noFill/>
                    <a:ln w="9525">
                      <a:noFill/>
                      <a:headEnd/>
                      <a:tailEnd/>
                    </a:ln>
                  </pic:spPr>
                </pic:pic>
              </a:graphicData>
            </a:graphic>
          </wp:inline>
        </w:drawing>
      </w:r>
    </w:p>
    <w:p w14:paraId="5184A91F" w14:textId="77777777" w:rsidR="00692B7C" w:rsidRDefault="008C2AF3">
      <w:pPr>
        <w:pStyle w:val="ImageCaption"/>
      </w:pPr>
      <w:r>
        <w:t>平滑化</w:t>
      </w:r>
      <w:r>
        <w:t xml:space="preserve"> Dynamic TWFE </w:t>
      </w:r>
      <w:r>
        <w:t>と</w:t>
      </w:r>
      <w:r>
        <w:t xml:space="preserve"> Fully Saturated TWFE </w:t>
      </w:r>
      <w:r>
        <w:t>推定量の比較</w:t>
      </w:r>
    </w:p>
    <w:p w14:paraId="6958F1CF" w14:textId="77777777" w:rsidR="00692B7C" w:rsidRDefault="008C2AF3" w:rsidP="00E3648F">
      <w:pPr>
        <w:pStyle w:val="aa"/>
      </w:pPr>
      <w:r>
        <w:t>注</w:t>
      </w:r>
      <w:r>
        <w:t xml:space="preserve">: </w:t>
      </w:r>
      <w:r>
        <w:t>推定結果を元に筆者作成</w:t>
      </w:r>
    </w:p>
    <w:p w14:paraId="14419374" w14:textId="77777777" w:rsidR="00692B7C" w:rsidRDefault="008C2AF3">
      <w:pPr>
        <w:pStyle w:val="a0"/>
        <w:rPr>
          <w:lang w:eastAsia="ja-JP"/>
        </w:rPr>
      </w:pPr>
      <w:r>
        <w:t>実線は</w:t>
      </w:r>
      <w:r>
        <w:t xml:space="preserve"> Fully saturated TWFE </w:t>
      </w:r>
      <w:r>
        <w:t>の平滑化推定量，破線は</w:t>
      </w:r>
      <w:r>
        <w:t xml:space="preserve"> Dynamic TWFE </w:t>
      </w:r>
      <w:r>
        <w:t>の平滑化推定量である．</w:t>
      </w:r>
      <w:r>
        <w:t xml:space="preserve">Dynamic TWFE </w:t>
      </w:r>
      <w:r>
        <w:t>は効果が大きく推定されている傾向にある．</w:t>
      </w:r>
      <m:oMath>
        <m:r>
          <w:rPr>
            <w:rFonts w:ascii="Cambria Math" w:hAnsi="Cambria Math"/>
          </w:rPr>
          <m:t>-40</m:t>
        </m:r>
      </m:oMath>
      <w:r>
        <w:t xml:space="preserve"> </w:t>
      </w:r>
      <w:r>
        <w:rPr>
          <w:lang w:eastAsia="ja-JP"/>
        </w:rPr>
        <w:t>年の期待値はわずかに正である事に加え，</w:t>
      </w:r>
      <m:oMath>
        <m:r>
          <w:rPr>
            <w:rFonts w:ascii="Cambria Math" w:hAnsi="Cambria Math"/>
            <w:lang w:eastAsia="ja-JP"/>
          </w:rPr>
          <m:t>‐18</m:t>
        </m:r>
      </m:oMath>
      <w:r>
        <w:rPr>
          <w:lang w:eastAsia="ja-JP"/>
        </w:rPr>
        <w:t xml:space="preserve"> </w:t>
      </w:r>
      <w:r>
        <w:rPr>
          <w:lang w:eastAsia="ja-JP"/>
        </w:rPr>
        <w:t>年を最小値としてその後は介入効果が上昇している．一方で</w:t>
      </w:r>
      <w:r>
        <w:rPr>
          <w:lang w:eastAsia="ja-JP"/>
        </w:rPr>
        <w:t xml:space="preserve"> Fully saturated TWFE </w:t>
      </w:r>
      <w:r>
        <w:rPr>
          <w:lang w:eastAsia="ja-JP"/>
        </w:rPr>
        <w:t>は基本的に</w:t>
      </w:r>
      <w:r>
        <w:rPr>
          <w:lang w:eastAsia="ja-JP"/>
        </w:rPr>
        <w:t xml:space="preserve"> Dynamic TWFE </w:t>
      </w:r>
      <w:r>
        <w:rPr>
          <w:lang w:eastAsia="ja-JP"/>
        </w:rPr>
        <w:t>よりも小さく推定されている．介入前は負の値を取っており，介入効果の上昇は</w:t>
      </w:r>
      <w:r>
        <w:rPr>
          <w:lang w:eastAsia="ja-JP"/>
        </w:rPr>
        <w:t xml:space="preserve"> </w:t>
      </w:r>
      <m:oMath>
        <m:r>
          <w:rPr>
            <w:rFonts w:ascii="Cambria Math" w:hAnsi="Cambria Math"/>
            <w:lang w:eastAsia="ja-JP"/>
          </w:rPr>
          <m:t>0</m:t>
        </m:r>
      </m:oMath>
      <w:r>
        <w:rPr>
          <w:lang w:eastAsia="ja-JP"/>
        </w:rPr>
        <w:t xml:space="preserve"> </w:t>
      </w:r>
      <w:r>
        <w:rPr>
          <w:lang w:eastAsia="ja-JP"/>
        </w:rPr>
        <w:t>または数年前から始まっている．</w:t>
      </w:r>
      <w:r>
        <w:rPr>
          <w:lang w:eastAsia="ja-JP"/>
        </w:rPr>
        <w:t xml:space="preserve">Dynamic TWFE </w:t>
      </w:r>
      <w:r>
        <w:rPr>
          <w:lang w:eastAsia="ja-JP"/>
        </w:rPr>
        <w:t>は介入前の効果を高く推定するバイアスがあり</w:t>
      </w:r>
      <w:r>
        <w:rPr>
          <w:rStyle w:val="ad"/>
        </w:rPr>
        <w:footnoteReference w:id="4"/>
      </w:r>
      <w:r>
        <w:rPr>
          <w:lang w:eastAsia="ja-JP"/>
        </w:rPr>
        <w:t xml:space="preserve"> </w:t>
      </w:r>
      <w:r>
        <w:rPr>
          <w:lang w:eastAsia="ja-JP"/>
        </w:rPr>
        <w:t>，</w:t>
      </w:r>
      <w:r>
        <w:rPr>
          <w:lang w:eastAsia="ja-JP"/>
        </w:rPr>
        <w:t xml:space="preserve">Fully saturated </w:t>
      </w:r>
      <w:r>
        <w:rPr>
          <w:lang w:eastAsia="ja-JP"/>
        </w:rPr>
        <w:t>の方が現実的な推定値を示していると言える．</w:t>
      </w:r>
    </w:p>
    <w:p w14:paraId="32C28948" w14:textId="77777777" w:rsidR="00692B7C" w:rsidRDefault="008C2AF3">
      <w:pPr>
        <w:pStyle w:val="2"/>
        <w:rPr>
          <w:lang w:eastAsia="ja-JP"/>
        </w:rPr>
      </w:pPr>
      <w:bookmarkStart w:id="168" w:name="考察"/>
      <w:commentRangeStart w:id="169"/>
      <m:oMath>
        <m:r>
          <m:rPr>
            <m:sty m:val="bi"/>
          </m:rPr>
          <w:rPr>
            <w:rFonts w:ascii="Cambria Math" w:hAnsi="Cambria Math"/>
            <w:lang w:eastAsia="ja-JP"/>
          </w:rPr>
          <m:t>4.</m:t>
        </m:r>
      </m:oMath>
      <w:r>
        <w:rPr>
          <w:lang w:eastAsia="ja-JP"/>
        </w:rPr>
        <w:t xml:space="preserve"> </w:t>
      </w:r>
      <w:r>
        <w:rPr>
          <w:lang w:eastAsia="ja-JP"/>
        </w:rPr>
        <w:t>考察</w:t>
      </w:r>
      <w:bookmarkEnd w:id="168"/>
      <w:commentRangeEnd w:id="169"/>
      <w:r w:rsidR="00D03AC1">
        <w:rPr>
          <w:rStyle w:val="af1"/>
          <w:rFonts w:asciiTheme="minorHAnsi" w:eastAsiaTheme="minorEastAsia" w:hAnsiTheme="minorHAnsi" w:cstheme="minorBidi"/>
          <w:b w:val="0"/>
          <w:bCs w:val="0"/>
        </w:rPr>
        <w:commentReference w:id="169"/>
      </w:r>
    </w:p>
    <w:p w14:paraId="6C195536" w14:textId="77777777" w:rsidR="00692B7C" w:rsidRDefault="008C2AF3" w:rsidP="00342A4E">
      <w:pPr>
        <w:pStyle w:val="FirstParagraph"/>
        <w:ind w:firstLineChars="100" w:firstLine="210"/>
        <w:rPr>
          <w:lang w:eastAsia="ja-JP"/>
        </w:rPr>
        <w:pPrChange w:id="170" w:author="tomoyoshi yabu" w:date="2025-01-15T10:08:00Z" w16du:dateUtc="2025-01-15T01:08:00Z">
          <w:pPr>
            <w:pStyle w:val="FirstParagraph"/>
          </w:pPr>
        </w:pPrChange>
      </w:pPr>
      <w:r>
        <w:rPr>
          <w:lang w:eastAsia="ja-JP"/>
        </w:rPr>
        <w:t>この章では，</w:t>
      </w:r>
      <w:r>
        <w:rPr>
          <w:lang w:eastAsia="ja-JP"/>
        </w:rPr>
        <w:t xml:space="preserve">Fully Saturated TWFE </w:t>
      </w:r>
      <w:r>
        <w:rPr>
          <w:lang w:eastAsia="ja-JP"/>
        </w:rPr>
        <w:t>で得られた</w:t>
      </w:r>
      <w:r>
        <w:rPr>
          <w:lang w:eastAsia="ja-JP"/>
        </w:rPr>
        <w:t xml:space="preserve"> </w:t>
      </w:r>
      <m:oMath>
        <m:r>
          <w:rPr>
            <w:rFonts w:ascii="Cambria Math" w:hAnsi="Cambria Math"/>
            <w:lang w:eastAsia="ja-JP"/>
          </w:rPr>
          <m:t>CAT</m:t>
        </m:r>
        <m:sSub>
          <m:sSubPr>
            <m:ctrlPr>
              <w:rPr>
                <w:rFonts w:ascii="Cambria Math" w:hAnsi="Cambria Math"/>
              </w:rPr>
            </m:ctrlPr>
          </m:sSubPr>
          <m:e>
            <m:r>
              <w:rPr>
                <w:rFonts w:ascii="Cambria Math" w:hAnsi="Cambria Math"/>
                <w:lang w:eastAsia="ja-JP"/>
              </w:rPr>
              <m:t>T</m:t>
            </m:r>
          </m:e>
          <m:sub>
            <m:r>
              <w:rPr>
                <w:rFonts w:ascii="Cambria Math" w:hAnsi="Cambria Math"/>
                <w:lang w:eastAsia="ja-JP"/>
              </w:rPr>
              <m:t>e</m:t>
            </m:r>
            <m:r>
              <m:rPr>
                <m:scr m:val="script"/>
              </m:rPr>
              <w:rPr>
                <w:rFonts w:ascii="Cambria Math" w:hAnsi="Cambria Math"/>
                <w:lang w:eastAsia="ja-JP"/>
              </w:rPr>
              <m:t>,l</m:t>
            </m:r>
          </m:sub>
        </m:sSub>
      </m:oMath>
      <w:r>
        <w:rPr>
          <w:lang w:eastAsia="ja-JP"/>
        </w:rPr>
        <w:t xml:space="preserve"> </w:t>
      </w:r>
      <w:r>
        <w:rPr>
          <w:lang w:eastAsia="ja-JP"/>
        </w:rPr>
        <w:t>計</w:t>
      </w:r>
      <w:r>
        <w:rPr>
          <w:lang w:eastAsia="ja-JP"/>
        </w:rPr>
        <w:t xml:space="preserve"> </w:t>
      </w:r>
      <m:oMath>
        <m:r>
          <w:rPr>
            <w:rFonts w:ascii="Cambria Math" w:hAnsi="Cambria Math"/>
            <w:lang w:eastAsia="ja-JP"/>
          </w:rPr>
          <m:t>23</m:t>
        </m:r>
      </m:oMath>
      <w:r>
        <w:rPr>
          <w:lang w:eastAsia="ja-JP"/>
        </w:rPr>
        <w:t xml:space="preserve"> </w:t>
      </w:r>
      <w:r>
        <w:rPr>
          <w:lang w:eastAsia="ja-JP"/>
        </w:rPr>
        <w:t>個の中から抜粋し，島の実際の人口変化率との比較をすることで橋の効果を考察する．</w:t>
      </w:r>
    </w:p>
    <w:p w14:paraId="22E6F274" w14:textId="12BA6280" w:rsidR="00692B7C" w:rsidRDefault="008C2AF3">
      <w:pPr>
        <w:pStyle w:val="a0"/>
        <w:rPr>
          <w:lang w:eastAsia="ja-JP"/>
        </w:rPr>
      </w:pPr>
      <w:r>
        <w:rPr>
          <w:lang w:eastAsia="ja-JP"/>
        </w:rPr>
        <w:t>下図は広島県尾道市生口島に</w:t>
      </w:r>
      <w:r>
        <w:rPr>
          <w:lang w:eastAsia="ja-JP"/>
        </w:rPr>
        <w:t xml:space="preserve"> </w:t>
      </w:r>
      <m:oMath>
        <m:r>
          <w:rPr>
            <w:rFonts w:ascii="Cambria Math" w:hAnsi="Cambria Math"/>
            <w:lang w:eastAsia="ja-JP"/>
          </w:rPr>
          <m:t>1991</m:t>
        </m:r>
      </m:oMath>
      <w:r>
        <w:rPr>
          <w:lang w:eastAsia="ja-JP"/>
        </w:rPr>
        <w:t xml:space="preserve"> </w:t>
      </w:r>
      <w:r>
        <w:rPr>
          <w:lang w:eastAsia="ja-JP"/>
        </w:rPr>
        <w:t>年に開通した生口橋の効果を示している．このサンプルは最も架橋によって人口が増加したと推定されたサンプルであり，係数は介入前</w:t>
      </w:r>
      <w:r>
        <w:rPr>
          <w:lang w:eastAsia="ja-JP"/>
        </w:rPr>
        <w:t xml:space="preserve"> </w:t>
      </w:r>
      <m:oMath>
        <m:r>
          <w:ins w:id="171" w:author="tomoyoshi yabu" w:date="2025-01-15T10:09:00Z" w16du:dateUtc="2025-01-15T01:09:00Z">
            <w:rPr>
              <w:rFonts w:ascii="Cambria Math" w:hAnsi="Cambria Math"/>
              <w:lang w:eastAsia="ja-JP"/>
            </w:rPr>
            <m:t>t=</m:t>
          </w:ins>
        </m:r>
        <m:r>
          <w:rPr>
            <w:rFonts w:ascii="Cambria Math" w:hAnsi="Cambria Math"/>
            <w:lang w:eastAsia="ja-JP"/>
          </w:rPr>
          <m:t>-1</m:t>
        </m:r>
      </m:oMath>
      <w:r>
        <w:rPr>
          <w:lang w:eastAsia="ja-JP"/>
        </w:rPr>
        <w:t xml:space="preserve"> </w:t>
      </w:r>
      <w:del w:id="172" w:author="tomoyoshi yabu" w:date="2025-01-15T10:09:00Z" w16du:dateUtc="2025-01-15T01:09:00Z">
        <w:r w:rsidDel="00A5081C">
          <w:rPr>
            <w:lang w:eastAsia="ja-JP"/>
          </w:rPr>
          <w:delText>年</w:delText>
        </w:r>
      </w:del>
      <w:r>
        <w:rPr>
          <w:lang w:eastAsia="ja-JP"/>
        </w:rPr>
        <w:t>では</w:t>
      </w:r>
      <w:r>
        <w:rPr>
          <w:lang w:eastAsia="ja-JP"/>
        </w:rPr>
        <w:t xml:space="preserve"> </w:t>
      </w:r>
      <m:oMath>
        <m:r>
          <w:rPr>
            <w:rFonts w:ascii="Cambria Math" w:hAnsi="Cambria Math"/>
            <w:lang w:eastAsia="ja-JP"/>
          </w:rPr>
          <m:t>-33.50%</m:t>
        </m:r>
      </m:oMath>
      <w:r>
        <w:rPr>
          <w:lang w:eastAsia="ja-JP"/>
        </w:rPr>
        <w:t xml:space="preserve"> </w:t>
      </w:r>
      <w:r>
        <w:rPr>
          <w:rStyle w:val="ad"/>
        </w:rPr>
        <w:footnoteReference w:id="5"/>
      </w:r>
      <w:r>
        <w:rPr>
          <w:lang w:eastAsia="ja-JP"/>
        </w:rPr>
        <w:t xml:space="preserve"> </w:t>
      </w:r>
      <w:r>
        <w:rPr>
          <w:lang w:eastAsia="ja-JP"/>
        </w:rPr>
        <w:t>であったのに比べて，介入</w:t>
      </w:r>
      <w:r>
        <w:rPr>
          <w:lang w:eastAsia="ja-JP"/>
        </w:rPr>
        <w:t xml:space="preserve"> </w:t>
      </w:r>
      <m:oMath>
        <m:r>
          <w:rPr>
            <w:rFonts w:ascii="Cambria Math" w:hAnsi="Cambria Math"/>
            <w:lang w:eastAsia="ja-JP"/>
          </w:rPr>
          <m:t>4</m:t>
        </m:r>
      </m:oMath>
      <w:r>
        <w:rPr>
          <w:lang w:eastAsia="ja-JP"/>
        </w:rPr>
        <w:t xml:space="preserve"> </w:t>
      </w:r>
      <w:r>
        <w:rPr>
          <w:lang w:eastAsia="ja-JP"/>
        </w:rPr>
        <w:t>年後には</w:t>
      </w:r>
      <w:r>
        <w:rPr>
          <w:lang w:eastAsia="ja-JP"/>
        </w:rPr>
        <w:t xml:space="preserve"> </w:t>
      </w:r>
      <m:oMath>
        <m:r>
          <w:rPr>
            <w:rFonts w:ascii="Cambria Math" w:hAnsi="Cambria Math"/>
            <w:lang w:eastAsia="ja-JP"/>
          </w:rPr>
          <m:t>56.99%</m:t>
        </m:r>
      </m:oMath>
      <w:r>
        <w:rPr>
          <w:lang w:eastAsia="ja-JP"/>
        </w:rPr>
        <w:t xml:space="preserve"> </w:t>
      </w:r>
      <w:r>
        <w:rPr>
          <w:lang w:eastAsia="ja-JP"/>
        </w:rPr>
        <w:t>を示した．その後の人口変化率は介</w:t>
      </w:r>
      <w:r>
        <w:rPr>
          <w:lang w:eastAsia="ja-JP"/>
        </w:rPr>
        <w:lastRenderedPageBreak/>
        <w:t>入前と同じような傾きで減少しているため，介入効果は一時的なものと思われるかもしれないが，係数は上昇を続けている．</w:t>
      </w:r>
    </w:p>
    <w:p w14:paraId="10F00D1B" w14:textId="77777777" w:rsidR="00692B7C" w:rsidRDefault="008C2AF3">
      <w:pPr>
        <w:pStyle w:val="CaptionedFigure"/>
      </w:pPr>
      <w:commentRangeStart w:id="173"/>
      <w:r>
        <w:rPr>
          <w:noProof/>
        </w:rPr>
        <w:drawing>
          <wp:inline distT="0" distB="0" distL="0" distR="0" wp14:anchorId="25DB5349" wp14:editId="6A16F09B">
            <wp:extent cx="5334000" cy="3466159"/>
            <wp:effectExtent l="0" t="0" r="0" b="0"/>
            <wp:docPr id="1031772688" name="Picture" descr="介入 1991 年"/>
            <wp:cNvGraphicFramePr/>
            <a:graphic xmlns:a="http://schemas.openxmlformats.org/drawingml/2006/main">
              <a:graphicData uri="http://schemas.openxmlformats.org/drawingml/2006/picture">
                <pic:pic xmlns:pic="http://schemas.openxmlformats.org/drawingml/2006/picture">
                  <pic:nvPicPr>
                    <pic:cNvPr id="0" name="Picture" descr="../figures/fully_saturated_twfe/1991.png"/>
                    <pic:cNvPicPr>
                      <a:picLocks noChangeAspect="1" noChangeArrowheads="1"/>
                    </pic:cNvPicPr>
                  </pic:nvPicPr>
                  <pic:blipFill>
                    <a:blip r:embed="rId23"/>
                    <a:stretch>
                      <a:fillRect/>
                    </a:stretch>
                  </pic:blipFill>
                  <pic:spPr bwMode="auto">
                    <a:xfrm>
                      <a:off x="0" y="0"/>
                      <a:ext cx="5334000" cy="3466159"/>
                    </a:xfrm>
                    <a:prstGeom prst="rect">
                      <a:avLst/>
                    </a:prstGeom>
                    <a:noFill/>
                    <a:ln w="9525">
                      <a:noFill/>
                      <a:headEnd/>
                      <a:tailEnd/>
                    </a:ln>
                  </pic:spPr>
                </pic:pic>
              </a:graphicData>
            </a:graphic>
          </wp:inline>
        </w:drawing>
      </w:r>
      <w:commentRangeEnd w:id="173"/>
      <w:r w:rsidR="00A5081C">
        <w:rPr>
          <w:rStyle w:val="af1"/>
        </w:rPr>
        <w:commentReference w:id="173"/>
      </w:r>
    </w:p>
    <w:p w14:paraId="64338ACA" w14:textId="77777777" w:rsidR="00692B7C" w:rsidRDefault="008C2AF3">
      <w:pPr>
        <w:pStyle w:val="ImageCaption"/>
        <w:rPr>
          <w:lang w:eastAsia="ja-JP"/>
        </w:rPr>
      </w:pPr>
      <w:r>
        <w:rPr>
          <w:lang w:eastAsia="ja-JP"/>
        </w:rPr>
        <w:t>介入</w:t>
      </w:r>
      <w:r>
        <w:rPr>
          <w:lang w:eastAsia="ja-JP"/>
        </w:rPr>
        <w:t xml:space="preserve"> 1991 </w:t>
      </w:r>
      <w:r>
        <w:rPr>
          <w:lang w:eastAsia="ja-JP"/>
        </w:rPr>
        <w:t>年</w:t>
      </w:r>
    </w:p>
    <w:p w14:paraId="28605A40" w14:textId="77777777" w:rsidR="00692B7C" w:rsidRDefault="008C2AF3" w:rsidP="00E3648F">
      <w:pPr>
        <w:pStyle w:val="aa"/>
        <w:rPr>
          <w:lang w:eastAsia="ja-JP"/>
        </w:rPr>
      </w:pPr>
      <w:r>
        <w:rPr>
          <w:lang w:eastAsia="ja-JP"/>
        </w:rPr>
        <w:t>注</w:t>
      </w:r>
      <w:r>
        <w:rPr>
          <w:lang w:eastAsia="ja-JP"/>
        </w:rPr>
        <w:t xml:space="preserve">: </w:t>
      </w:r>
      <w:r>
        <w:rPr>
          <w:lang w:eastAsia="ja-JP"/>
        </w:rPr>
        <w:t>人口データ及び推定結果を元に筆者作成．上段の実線は人口の最初の観測値を基準にした変化率．上段の破線は研究対象の全島人口の年平均変化率．下段の実線は</w:t>
      </w:r>
      <w:r>
        <w:rPr>
          <w:lang w:eastAsia="ja-JP"/>
        </w:rPr>
        <w:t xml:space="preserve"> Fully Saturated TWFE </w:t>
      </w:r>
      <w:r>
        <w:rPr>
          <w:lang w:eastAsia="ja-JP"/>
        </w:rPr>
        <w:t>による介入効果</w:t>
      </w:r>
      <w:r>
        <w:rPr>
          <w:lang w:eastAsia="ja-JP"/>
        </w:rPr>
        <w:t xml:space="preserve"> </w:t>
      </w:r>
      <m:oMath>
        <m:r>
          <w:rPr>
            <w:rFonts w:ascii="Cambria Math" w:hAnsi="Cambria Math"/>
            <w:lang w:eastAsia="ja-JP"/>
          </w:rPr>
          <m:t>CAT</m:t>
        </m:r>
        <m:sSub>
          <m:sSubPr>
            <m:ctrlPr>
              <w:rPr>
                <w:rFonts w:ascii="Cambria Math" w:hAnsi="Cambria Math"/>
              </w:rPr>
            </m:ctrlPr>
          </m:sSubPr>
          <m:e>
            <m:r>
              <w:rPr>
                <w:rFonts w:ascii="Cambria Math" w:hAnsi="Cambria Math"/>
                <w:lang w:eastAsia="ja-JP"/>
              </w:rPr>
              <m:t>T</m:t>
            </m:r>
          </m:e>
          <m:sub>
            <m:r>
              <w:rPr>
                <w:rFonts w:ascii="Cambria Math" w:hAnsi="Cambria Math"/>
                <w:lang w:eastAsia="ja-JP"/>
              </w:rPr>
              <m:t>1991,</m:t>
            </m:r>
            <m:r>
              <m:rPr>
                <m:scr m:val="script"/>
              </m:rPr>
              <w:rPr>
                <w:rFonts w:ascii="Cambria Math" w:hAnsi="Cambria Math"/>
                <w:lang w:eastAsia="ja-JP"/>
              </w:rPr>
              <m:t>l</m:t>
            </m:r>
          </m:sub>
        </m:sSub>
      </m:oMath>
      <w:r>
        <w:rPr>
          <w:lang w:eastAsia="ja-JP"/>
        </w:rPr>
        <w:t xml:space="preserve"> </w:t>
      </w:r>
      <w:r>
        <w:rPr>
          <w:lang w:eastAsia="ja-JP"/>
        </w:rPr>
        <w:t>の推定値．下段の帯は</w:t>
      </w:r>
      <w:r>
        <w:rPr>
          <w:lang w:eastAsia="ja-JP"/>
        </w:rPr>
        <w:t xml:space="preserve"> </w:t>
      </w:r>
      <m:oMath>
        <m:r>
          <w:rPr>
            <w:rFonts w:ascii="Cambria Math" w:hAnsi="Cambria Math"/>
            <w:lang w:eastAsia="ja-JP"/>
          </w:rPr>
          <m:t>95%</m:t>
        </m:r>
      </m:oMath>
      <w:r>
        <w:rPr>
          <w:lang w:eastAsia="ja-JP"/>
        </w:rPr>
        <w:t xml:space="preserve"> </w:t>
      </w:r>
      <w:r>
        <w:rPr>
          <w:lang w:eastAsia="ja-JP"/>
        </w:rPr>
        <w:t>信用区間．両パネルの縦の点線は介入年．</w:t>
      </w:r>
    </w:p>
    <w:p w14:paraId="13730E30" w14:textId="77777777" w:rsidR="00692B7C" w:rsidRDefault="008C2AF3" w:rsidP="00A5081C">
      <w:pPr>
        <w:pStyle w:val="a0"/>
        <w:ind w:firstLineChars="100" w:firstLine="210"/>
        <w:rPr>
          <w:lang w:eastAsia="ja-JP"/>
        </w:rPr>
        <w:pPrChange w:id="174" w:author="tomoyoshi yabu" w:date="2025-01-15T10:11:00Z" w16du:dateUtc="2025-01-15T01:11:00Z">
          <w:pPr>
            <w:pStyle w:val="a0"/>
          </w:pPr>
        </w:pPrChange>
      </w:pPr>
      <w:r>
        <w:rPr>
          <w:lang w:eastAsia="ja-JP"/>
        </w:rPr>
        <w:t>下図は広島県江田島市沖野島に</w:t>
      </w:r>
      <w:r>
        <w:rPr>
          <w:lang w:eastAsia="ja-JP"/>
        </w:rPr>
        <w:t xml:space="preserve"> </w:t>
      </w:r>
      <m:oMath>
        <m:r>
          <w:rPr>
            <w:rFonts w:ascii="Cambria Math" w:hAnsi="Cambria Math"/>
            <w:lang w:eastAsia="ja-JP"/>
          </w:rPr>
          <m:t>1972</m:t>
        </m:r>
      </m:oMath>
      <w:r>
        <w:rPr>
          <w:lang w:eastAsia="ja-JP"/>
        </w:rPr>
        <w:t xml:space="preserve"> </w:t>
      </w:r>
      <w:r>
        <w:rPr>
          <w:lang w:eastAsia="ja-JP"/>
        </w:rPr>
        <w:t>年に開通した早瀬大橋の効果を示している．こちらは一時的なストロー効果を経験したが，その後長年かけて正の効果が出た例である．介入後の</w:t>
      </w:r>
      <w:r>
        <w:rPr>
          <w:lang w:eastAsia="ja-JP"/>
        </w:rPr>
        <w:t xml:space="preserve"> </w:t>
      </w:r>
      <m:oMath>
        <m:r>
          <w:rPr>
            <w:rFonts w:ascii="Cambria Math" w:hAnsi="Cambria Math"/>
            <w:lang w:eastAsia="ja-JP"/>
          </w:rPr>
          <m:t>3</m:t>
        </m:r>
      </m:oMath>
      <w:r>
        <w:rPr>
          <w:lang w:eastAsia="ja-JP"/>
        </w:rPr>
        <w:t xml:space="preserve"> </w:t>
      </w:r>
      <w:r>
        <w:rPr>
          <w:lang w:eastAsia="ja-JP"/>
        </w:rPr>
        <w:t>年間で人口が急激に減少し約</w:t>
      </w:r>
      <w:r>
        <w:rPr>
          <w:lang w:eastAsia="ja-JP"/>
        </w:rPr>
        <w:t xml:space="preserve"> </w:t>
      </w:r>
      <m:oMath>
        <m:r>
          <w:rPr>
            <w:rFonts w:ascii="Cambria Math" w:hAnsi="Cambria Math"/>
            <w:lang w:eastAsia="ja-JP"/>
          </w:rPr>
          <m:t>-50%</m:t>
        </m:r>
      </m:oMath>
      <w:r>
        <w:rPr>
          <w:lang w:eastAsia="ja-JP"/>
        </w:rPr>
        <w:t xml:space="preserve"> </w:t>
      </w:r>
      <w:r>
        <w:rPr>
          <w:lang w:eastAsia="ja-JP"/>
        </w:rPr>
        <w:t>となった．その後は</w:t>
      </w:r>
      <w:r>
        <w:rPr>
          <w:lang w:eastAsia="ja-JP"/>
        </w:rPr>
        <w:t xml:space="preserve"> </w:t>
      </w:r>
      <m:oMath>
        <m:r>
          <w:rPr>
            <w:rFonts w:ascii="Cambria Math" w:hAnsi="Cambria Math"/>
            <w:lang w:eastAsia="ja-JP"/>
          </w:rPr>
          <m:t>23</m:t>
        </m:r>
      </m:oMath>
      <w:r>
        <w:rPr>
          <w:lang w:eastAsia="ja-JP"/>
        </w:rPr>
        <w:t xml:space="preserve"> </w:t>
      </w:r>
      <w:r>
        <w:rPr>
          <w:lang w:eastAsia="ja-JP"/>
        </w:rPr>
        <w:t>年後までデータが得られていないため，その間の推移は不明であるが，もし同様の傾向が続いているとすれば，架橋によってストロー効果が引き起こされたと考えるかもしれない．しかし，長年かけて年平均の減少率に追いつき，架橋から</w:t>
      </w:r>
      <w:r>
        <w:rPr>
          <w:lang w:eastAsia="ja-JP"/>
        </w:rPr>
        <w:t xml:space="preserve"> </w:t>
      </w:r>
      <m:oMath>
        <m:r>
          <w:rPr>
            <w:rFonts w:ascii="Cambria Math" w:hAnsi="Cambria Math"/>
            <w:lang w:eastAsia="ja-JP"/>
          </w:rPr>
          <m:t>28</m:t>
        </m:r>
      </m:oMath>
      <w:r>
        <w:rPr>
          <w:lang w:eastAsia="ja-JP"/>
        </w:rPr>
        <w:t xml:space="preserve"> </w:t>
      </w:r>
      <w:r>
        <w:rPr>
          <w:lang w:eastAsia="ja-JP"/>
        </w:rPr>
        <w:t>年目には人口増加率が年平均を上回った．介入から</w:t>
      </w:r>
      <w:r>
        <w:rPr>
          <w:lang w:eastAsia="ja-JP"/>
        </w:rPr>
        <w:t xml:space="preserve"> </w:t>
      </w:r>
      <m:oMath>
        <m:r>
          <w:rPr>
            <w:rFonts w:ascii="Cambria Math" w:hAnsi="Cambria Math"/>
            <w:lang w:eastAsia="ja-JP"/>
          </w:rPr>
          <m:t>43</m:t>
        </m:r>
      </m:oMath>
      <w:r>
        <w:rPr>
          <w:lang w:eastAsia="ja-JP"/>
        </w:rPr>
        <w:t xml:space="preserve"> </w:t>
      </w:r>
      <w:r>
        <w:rPr>
          <w:lang w:eastAsia="ja-JP"/>
        </w:rPr>
        <w:t>年後の係数は信用区間を考慮しても</w:t>
      </w:r>
      <w:r>
        <w:rPr>
          <w:lang w:eastAsia="ja-JP"/>
        </w:rPr>
        <w:t xml:space="preserve"> </w:t>
      </w:r>
      <m:oMath>
        <m:r>
          <w:rPr>
            <w:rFonts w:ascii="Cambria Math" w:hAnsi="Cambria Math"/>
            <w:lang w:eastAsia="ja-JP"/>
          </w:rPr>
          <m:t>0</m:t>
        </m:r>
      </m:oMath>
      <w:r>
        <w:rPr>
          <w:lang w:eastAsia="ja-JP"/>
        </w:rPr>
        <w:t xml:space="preserve"> </w:t>
      </w:r>
      <w:r>
        <w:rPr>
          <w:lang w:eastAsia="ja-JP"/>
        </w:rPr>
        <w:t>を上回るようになり，期待値は</w:t>
      </w:r>
      <w:r>
        <w:rPr>
          <w:lang w:eastAsia="ja-JP"/>
        </w:rPr>
        <w:t xml:space="preserve"> </w:t>
      </w:r>
      <m:oMath>
        <m:r>
          <w:rPr>
            <w:rFonts w:ascii="Cambria Math" w:hAnsi="Cambria Math"/>
            <w:lang w:eastAsia="ja-JP"/>
          </w:rPr>
          <m:t>100.57%</m:t>
        </m:r>
      </m:oMath>
      <w:r>
        <w:rPr>
          <w:lang w:eastAsia="ja-JP"/>
        </w:rPr>
        <w:t xml:space="preserve"> </w:t>
      </w:r>
      <w:r>
        <w:rPr>
          <w:lang w:eastAsia="ja-JP"/>
        </w:rPr>
        <w:t>となった．ここまで効果が高いのは何か他に要因があるだろうが，架橋によって将来の人口減少が抑制されたと考えることもできる．</w:t>
      </w:r>
    </w:p>
    <w:p w14:paraId="3FF3FF1C" w14:textId="77777777" w:rsidR="00692B7C" w:rsidRDefault="008C2AF3">
      <w:pPr>
        <w:pStyle w:val="CaptionedFigure"/>
      </w:pPr>
      <w:r>
        <w:rPr>
          <w:noProof/>
        </w:rPr>
        <w:lastRenderedPageBreak/>
        <w:drawing>
          <wp:inline distT="0" distB="0" distL="0" distR="0" wp14:anchorId="0D196964" wp14:editId="22ECD734">
            <wp:extent cx="5334000" cy="3458032"/>
            <wp:effectExtent l="0" t="0" r="0" b="0"/>
            <wp:docPr id="873286713" name="Picture" descr="介入 1972 年"/>
            <wp:cNvGraphicFramePr/>
            <a:graphic xmlns:a="http://schemas.openxmlformats.org/drawingml/2006/main">
              <a:graphicData uri="http://schemas.openxmlformats.org/drawingml/2006/picture">
                <pic:pic xmlns:pic="http://schemas.openxmlformats.org/drawingml/2006/picture">
                  <pic:nvPicPr>
                    <pic:cNvPr id="0" name="Picture" descr="../figures/fully_saturated_twfe/1972.png"/>
                    <pic:cNvPicPr>
                      <a:picLocks noChangeAspect="1" noChangeArrowheads="1"/>
                    </pic:cNvPicPr>
                  </pic:nvPicPr>
                  <pic:blipFill>
                    <a:blip r:embed="rId24"/>
                    <a:stretch>
                      <a:fillRect/>
                    </a:stretch>
                  </pic:blipFill>
                  <pic:spPr bwMode="auto">
                    <a:xfrm>
                      <a:off x="0" y="0"/>
                      <a:ext cx="5334000" cy="3458032"/>
                    </a:xfrm>
                    <a:prstGeom prst="rect">
                      <a:avLst/>
                    </a:prstGeom>
                    <a:noFill/>
                    <a:ln w="9525">
                      <a:noFill/>
                      <a:headEnd/>
                      <a:tailEnd/>
                    </a:ln>
                  </pic:spPr>
                </pic:pic>
              </a:graphicData>
            </a:graphic>
          </wp:inline>
        </w:drawing>
      </w:r>
    </w:p>
    <w:p w14:paraId="0E8EAD71" w14:textId="77777777" w:rsidR="00692B7C" w:rsidRDefault="008C2AF3">
      <w:pPr>
        <w:pStyle w:val="ImageCaption"/>
        <w:rPr>
          <w:lang w:eastAsia="ja-JP"/>
        </w:rPr>
      </w:pPr>
      <w:r>
        <w:rPr>
          <w:lang w:eastAsia="ja-JP"/>
        </w:rPr>
        <w:t>介入</w:t>
      </w:r>
      <w:r>
        <w:rPr>
          <w:lang w:eastAsia="ja-JP"/>
        </w:rPr>
        <w:t xml:space="preserve"> 1972 </w:t>
      </w:r>
      <w:r>
        <w:rPr>
          <w:lang w:eastAsia="ja-JP"/>
        </w:rPr>
        <w:t>年</w:t>
      </w:r>
    </w:p>
    <w:p w14:paraId="12A07A7B" w14:textId="77777777" w:rsidR="00692B7C" w:rsidRDefault="008C2AF3" w:rsidP="00E3648F">
      <w:pPr>
        <w:pStyle w:val="aa"/>
        <w:rPr>
          <w:lang w:eastAsia="ja-JP"/>
        </w:rPr>
      </w:pPr>
      <w:r>
        <w:rPr>
          <w:lang w:eastAsia="ja-JP"/>
        </w:rPr>
        <w:t>注</w:t>
      </w:r>
      <w:r>
        <w:rPr>
          <w:lang w:eastAsia="ja-JP"/>
        </w:rPr>
        <w:t xml:space="preserve">: </w:t>
      </w:r>
      <w:r>
        <w:rPr>
          <w:lang w:eastAsia="ja-JP"/>
        </w:rPr>
        <w:t>人口データ及び推定結果を元に筆者作成．上段の実線は人口の最初の観測値を基準にした変化率．上段の破線は研究対象の全島人口の年平均変化率．下段の実線は</w:t>
      </w:r>
      <w:r>
        <w:rPr>
          <w:lang w:eastAsia="ja-JP"/>
        </w:rPr>
        <w:t xml:space="preserve"> Fully Saturated TWFE </w:t>
      </w:r>
      <w:r>
        <w:rPr>
          <w:lang w:eastAsia="ja-JP"/>
        </w:rPr>
        <w:t>による介入効果</w:t>
      </w:r>
      <w:r>
        <w:rPr>
          <w:lang w:eastAsia="ja-JP"/>
        </w:rPr>
        <w:t xml:space="preserve"> </w:t>
      </w:r>
      <m:oMath>
        <m:r>
          <w:rPr>
            <w:rFonts w:ascii="Cambria Math" w:hAnsi="Cambria Math"/>
            <w:lang w:eastAsia="ja-JP"/>
          </w:rPr>
          <m:t>CAT</m:t>
        </m:r>
        <m:sSub>
          <m:sSubPr>
            <m:ctrlPr>
              <w:rPr>
                <w:rFonts w:ascii="Cambria Math" w:hAnsi="Cambria Math"/>
              </w:rPr>
            </m:ctrlPr>
          </m:sSubPr>
          <m:e>
            <m:r>
              <w:rPr>
                <w:rFonts w:ascii="Cambria Math" w:hAnsi="Cambria Math"/>
                <w:lang w:eastAsia="ja-JP"/>
              </w:rPr>
              <m:t>T</m:t>
            </m:r>
          </m:e>
          <m:sub>
            <m:r>
              <w:rPr>
                <w:rFonts w:ascii="Cambria Math" w:hAnsi="Cambria Math"/>
                <w:lang w:eastAsia="ja-JP"/>
              </w:rPr>
              <m:t>1972,</m:t>
            </m:r>
            <m:r>
              <m:rPr>
                <m:scr m:val="script"/>
              </m:rPr>
              <w:rPr>
                <w:rFonts w:ascii="Cambria Math" w:hAnsi="Cambria Math"/>
                <w:lang w:eastAsia="ja-JP"/>
              </w:rPr>
              <m:t>l</m:t>
            </m:r>
          </m:sub>
        </m:sSub>
      </m:oMath>
      <w:r>
        <w:rPr>
          <w:lang w:eastAsia="ja-JP"/>
        </w:rPr>
        <w:t xml:space="preserve"> </w:t>
      </w:r>
      <w:r>
        <w:rPr>
          <w:lang w:eastAsia="ja-JP"/>
        </w:rPr>
        <w:t>の推定値．下段の帯は</w:t>
      </w:r>
      <w:r>
        <w:rPr>
          <w:lang w:eastAsia="ja-JP"/>
        </w:rPr>
        <w:t xml:space="preserve"> </w:t>
      </w:r>
      <m:oMath>
        <m:r>
          <w:rPr>
            <w:rFonts w:ascii="Cambria Math" w:hAnsi="Cambria Math"/>
            <w:lang w:eastAsia="ja-JP"/>
          </w:rPr>
          <m:t>95%</m:t>
        </m:r>
      </m:oMath>
      <w:r>
        <w:rPr>
          <w:lang w:eastAsia="ja-JP"/>
        </w:rPr>
        <w:t xml:space="preserve"> </w:t>
      </w:r>
      <w:r>
        <w:rPr>
          <w:lang w:eastAsia="ja-JP"/>
        </w:rPr>
        <w:t>信用区間．両パネルの縦の点線は介入年．</w:t>
      </w:r>
    </w:p>
    <w:p w14:paraId="31877D87" w14:textId="77777777" w:rsidR="00692B7C" w:rsidRDefault="008C2AF3">
      <w:pPr>
        <w:pStyle w:val="a0"/>
        <w:rPr>
          <w:lang w:eastAsia="ja-JP"/>
        </w:rPr>
      </w:pPr>
      <w:r>
        <w:rPr>
          <w:lang w:eastAsia="ja-JP"/>
        </w:rPr>
        <w:t>下図は高知県須崎市中ノ島に</w:t>
      </w:r>
      <w:r>
        <w:rPr>
          <w:lang w:eastAsia="ja-JP"/>
        </w:rPr>
        <w:t xml:space="preserve"> </w:t>
      </w:r>
      <m:oMath>
        <m:r>
          <w:rPr>
            <w:rFonts w:ascii="Cambria Math" w:hAnsi="Cambria Math"/>
            <w:lang w:eastAsia="ja-JP"/>
          </w:rPr>
          <m:t>1982</m:t>
        </m:r>
      </m:oMath>
      <w:r>
        <w:rPr>
          <w:lang w:eastAsia="ja-JP"/>
        </w:rPr>
        <w:t xml:space="preserve"> </w:t>
      </w:r>
      <w:r>
        <w:rPr>
          <w:lang w:eastAsia="ja-JP"/>
        </w:rPr>
        <w:t>年に架かった中ノ島大橋の効果を示している．上段の実績値を見ると架橋によって人口が増加しているように見える．しかし係数では介入前</w:t>
      </w:r>
      <w:r>
        <w:rPr>
          <w:lang w:eastAsia="ja-JP"/>
        </w:rPr>
        <w:t xml:space="preserve"> </w:t>
      </w:r>
      <m:oMath>
        <m:r>
          <w:rPr>
            <w:rFonts w:ascii="Cambria Math" w:hAnsi="Cambria Math"/>
            <w:lang w:eastAsia="ja-JP"/>
          </w:rPr>
          <m:t>-12</m:t>
        </m:r>
      </m:oMath>
      <w:r>
        <w:rPr>
          <w:lang w:eastAsia="ja-JP"/>
        </w:rPr>
        <w:t xml:space="preserve"> </w:t>
      </w:r>
      <w:r>
        <w:rPr>
          <w:lang w:eastAsia="ja-JP"/>
        </w:rPr>
        <w:t>年で</w:t>
      </w:r>
      <w:r>
        <w:rPr>
          <w:lang w:eastAsia="ja-JP"/>
        </w:rPr>
        <w:t xml:space="preserve"> </w:t>
      </w:r>
      <m:oMath>
        <m:r>
          <w:rPr>
            <w:rFonts w:ascii="Cambria Math" w:hAnsi="Cambria Math"/>
            <w:lang w:eastAsia="ja-JP"/>
          </w:rPr>
          <m:t>-46.15%</m:t>
        </m:r>
      </m:oMath>
      <w:r>
        <w:rPr>
          <w:lang w:eastAsia="ja-JP"/>
        </w:rPr>
        <w:t xml:space="preserve"> </w:t>
      </w:r>
      <w:r>
        <w:rPr>
          <w:lang w:eastAsia="ja-JP"/>
        </w:rPr>
        <w:t>と最も小さな値を取るが，次の</w:t>
      </w:r>
      <w:r>
        <w:rPr>
          <w:lang w:eastAsia="ja-JP"/>
        </w:rPr>
        <w:t xml:space="preserve"> </w:t>
      </w:r>
      <m:oMath>
        <m:r>
          <w:rPr>
            <w:rFonts w:ascii="Cambria Math" w:hAnsi="Cambria Math"/>
            <w:lang w:eastAsia="ja-JP"/>
          </w:rPr>
          <m:t>-7</m:t>
        </m:r>
      </m:oMath>
      <w:r>
        <w:rPr>
          <w:lang w:eastAsia="ja-JP"/>
        </w:rPr>
        <w:t xml:space="preserve"> </w:t>
      </w:r>
      <w:r>
        <w:rPr>
          <w:lang w:eastAsia="ja-JP"/>
        </w:rPr>
        <w:t>年目では</w:t>
      </w:r>
      <w:r>
        <w:rPr>
          <w:lang w:eastAsia="ja-JP"/>
        </w:rPr>
        <w:t xml:space="preserve"> </w:t>
      </w:r>
      <m:oMath>
        <m:r>
          <w:rPr>
            <w:rFonts w:ascii="Cambria Math" w:hAnsi="Cambria Math"/>
            <w:lang w:eastAsia="ja-JP"/>
          </w:rPr>
          <m:t>-35.53%</m:t>
        </m:r>
      </m:oMath>
      <w:r>
        <w:rPr>
          <w:lang w:eastAsia="ja-JP"/>
        </w:rPr>
        <w:t xml:space="preserve"> </w:t>
      </w:r>
      <w:r>
        <w:rPr>
          <w:lang w:eastAsia="ja-JP"/>
        </w:rPr>
        <w:t>となりそこから係数が増加しており，介入前から効果が現れている．個別の橋の建設期間を調査するのは難しいが，明石海峡大橋を参考にすると着工から完成まで</w:t>
      </w:r>
      <w:r>
        <w:rPr>
          <w:lang w:eastAsia="ja-JP"/>
        </w:rPr>
        <w:t xml:space="preserve"> </w:t>
      </w:r>
      <m:oMath>
        <m:r>
          <w:rPr>
            <w:rFonts w:ascii="Cambria Math" w:hAnsi="Cambria Math"/>
            <w:lang w:eastAsia="ja-JP"/>
          </w:rPr>
          <m:t>12</m:t>
        </m:r>
      </m:oMath>
      <w:r>
        <w:rPr>
          <w:lang w:eastAsia="ja-JP"/>
        </w:rPr>
        <w:t xml:space="preserve"> </w:t>
      </w:r>
      <w:r>
        <w:rPr>
          <w:lang w:eastAsia="ja-JP"/>
        </w:rPr>
        <w:t>年掛かる</w:t>
      </w:r>
      <w:r>
        <w:rPr>
          <w:rStyle w:val="ad"/>
        </w:rPr>
        <w:footnoteReference w:id="6"/>
      </w:r>
      <w:r>
        <w:rPr>
          <w:lang w:eastAsia="ja-JP"/>
        </w:rPr>
        <w:t>．それよりは短いと考えられるが，</w:t>
      </w:r>
      <m:oMath>
        <m:r>
          <w:rPr>
            <w:rFonts w:ascii="Cambria Math" w:hAnsi="Cambria Math"/>
            <w:lang w:eastAsia="ja-JP"/>
          </w:rPr>
          <m:t>5</m:t>
        </m:r>
      </m:oMath>
      <w:r>
        <w:rPr>
          <w:lang w:eastAsia="ja-JP"/>
        </w:rPr>
        <w:t xml:space="preserve"> </w:t>
      </w:r>
      <w:r>
        <w:rPr>
          <w:lang w:eastAsia="ja-JP"/>
        </w:rPr>
        <w:t>年以上の期間があると仮定すると，橋の建設開始がその島の経済の見通しを明るくしたために人口増加を引き起こしたと考えられる．</w:t>
      </w:r>
    </w:p>
    <w:p w14:paraId="35E76A67" w14:textId="77777777" w:rsidR="00692B7C" w:rsidRDefault="008C2AF3">
      <w:pPr>
        <w:pStyle w:val="CaptionedFigure"/>
      </w:pPr>
      <w:r>
        <w:rPr>
          <w:noProof/>
        </w:rPr>
        <w:lastRenderedPageBreak/>
        <w:drawing>
          <wp:inline distT="0" distB="0" distL="0" distR="0" wp14:anchorId="7308B05E" wp14:editId="2F62F51E">
            <wp:extent cx="5334000" cy="3453983"/>
            <wp:effectExtent l="0" t="0" r="0" b="0"/>
            <wp:docPr id="1161791872" name="Picture" descr="介入 1982 年"/>
            <wp:cNvGraphicFramePr/>
            <a:graphic xmlns:a="http://schemas.openxmlformats.org/drawingml/2006/main">
              <a:graphicData uri="http://schemas.openxmlformats.org/drawingml/2006/picture">
                <pic:pic xmlns:pic="http://schemas.openxmlformats.org/drawingml/2006/picture">
                  <pic:nvPicPr>
                    <pic:cNvPr id="0" name="Picture" descr="../figures/fully_saturated_twfe/1982.png"/>
                    <pic:cNvPicPr>
                      <a:picLocks noChangeAspect="1" noChangeArrowheads="1"/>
                    </pic:cNvPicPr>
                  </pic:nvPicPr>
                  <pic:blipFill>
                    <a:blip r:embed="rId25"/>
                    <a:stretch>
                      <a:fillRect/>
                    </a:stretch>
                  </pic:blipFill>
                  <pic:spPr bwMode="auto">
                    <a:xfrm>
                      <a:off x="0" y="0"/>
                      <a:ext cx="5334000" cy="3453983"/>
                    </a:xfrm>
                    <a:prstGeom prst="rect">
                      <a:avLst/>
                    </a:prstGeom>
                    <a:noFill/>
                    <a:ln w="9525">
                      <a:noFill/>
                      <a:headEnd/>
                      <a:tailEnd/>
                    </a:ln>
                  </pic:spPr>
                </pic:pic>
              </a:graphicData>
            </a:graphic>
          </wp:inline>
        </w:drawing>
      </w:r>
    </w:p>
    <w:p w14:paraId="09E9BA67" w14:textId="77777777" w:rsidR="00692B7C" w:rsidRDefault="008C2AF3">
      <w:pPr>
        <w:pStyle w:val="ImageCaption"/>
        <w:rPr>
          <w:lang w:eastAsia="ja-JP"/>
        </w:rPr>
      </w:pPr>
      <w:r>
        <w:rPr>
          <w:lang w:eastAsia="ja-JP"/>
        </w:rPr>
        <w:t>介入</w:t>
      </w:r>
      <w:r>
        <w:rPr>
          <w:lang w:eastAsia="ja-JP"/>
        </w:rPr>
        <w:t xml:space="preserve"> 1982 </w:t>
      </w:r>
      <w:r>
        <w:rPr>
          <w:lang w:eastAsia="ja-JP"/>
        </w:rPr>
        <w:t>年</w:t>
      </w:r>
    </w:p>
    <w:p w14:paraId="66A0B1BF" w14:textId="77777777" w:rsidR="00692B7C" w:rsidRDefault="008C2AF3" w:rsidP="00E3648F">
      <w:pPr>
        <w:pStyle w:val="aa"/>
        <w:rPr>
          <w:lang w:eastAsia="ja-JP"/>
        </w:rPr>
      </w:pPr>
      <w:r>
        <w:rPr>
          <w:lang w:eastAsia="ja-JP"/>
        </w:rPr>
        <w:t>注</w:t>
      </w:r>
      <w:r>
        <w:rPr>
          <w:lang w:eastAsia="ja-JP"/>
        </w:rPr>
        <w:t xml:space="preserve">: </w:t>
      </w:r>
      <w:r>
        <w:rPr>
          <w:lang w:eastAsia="ja-JP"/>
        </w:rPr>
        <w:t>人口データ及び推定結果を元に筆者作成．上段の実線は人口の最初の観測値を基準にした変化率．上段の破線は研究対象の全島人口の年平均変化率．下段の実線は</w:t>
      </w:r>
      <w:r>
        <w:rPr>
          <w:lang w:eastAsia="ja-JP"/>
        </w:rPr>
        <w:t xml:space="preserve"> Fully Saturated TWFE </w:t>
      </w:r>
      <w:r>
        <w:rPr>
          <w:lang w:eastAsia="ja-JP"/>
        </w:rPr>
        <w:t>による介入効果</w:t>
      </w:r>
      <w:r>
        <w:rPr>
          <w:lang w:eastAsia="ja-JP"/>
        </w:rPr>
        <w:t xml:space="preserve"> </w:t>
      </w:r>
      <m:oMath>
        <m:r>
          <w:rPr>
            <w:rFonts w:ascii="Cambria Math" w:hAnsi="Cambria Math"/>
            <w:lang w:eastAsia="ja-JP"/>
          </w:rPr>
          <m:t>CAT</m:t>
        </m:r>
        <m:sSub>
          <m:sSubPr>
            <m:ctrlPr>
              <w:rPr>
                <w:rFonts w:ascii="Cambria Math" w:hAnsi="Cambria Math"/>
              </w:rPr>
            </m:ctrlPr>
          </m:sSubPr>
          <m:e>
            <m:r>
              <w:rPr>
                <w:rFonts w:ascii="Cambria Math" w:hAnsi="Cambria Math"/>
                <w:lang w:eastAsia="ja-JP"/>
              </w:rPr>
              <m:t>T</m:t>
            </m:r>
          </m:e>
          <m:sub>
            <m:r>
              <w:rPr>
                <w:rFonts w:ascii="Cambria Math" w:hAnsi="Cambria Math"/>
                <w:lang w:eastAsia="ja-JP"/>
              </w:rPr>
              <m:t>1982,</m:t>
            </m:r>
            <m:r>
              <m:rPr>
                <m:scr m:val="script"/>
              </m:rPr>
              <w:rPr>
                <w:rFonts w:ascii="Cambria Math" w:hAnsi="Cambria Math"/>
                <w:lang w:eastAsia="ja-JP"/>
              </w:rPr>
              <m:t>l</m:t>
            </m:r>
          </m:sub>
        </m:sSub>
      </m:oMath>
      <w:r>
        <w:rPr>
          <w:lang w:eastAsia="ja-JP"/>
        </w:rPr>
        <w:t xml:space="preserve"> </w:t>
      </w:r>
      <w:r>
        <w:rPr>
          <w:lang w:eastAsia="ja-JP"/>
        </w:rPr>
        <w:t>の推定値．下段の帯は</w:t>
      </w:r>
      <w:r>
        <w:rPr>
          <w:lang w:eastAsia="ja-JP"/>
        </w:rPr>
        <w:t xml:space="preserve"> </w:t>
      </w:r>
      <m:oMath>
        <m:r>
          <w:rPr>
            <w:rFonts w:ascii="Cambria Math" w:hAnsi="Cambria Math"/>
            <w:lang w:eastAsia="ja-JP"/>
          </w:rPr>
          <m:t>95%</m:t>
        </m:r>
      </m:oMath>
      <w:r>
        <w:rPr>
          <w:lang w:eastAsia="ja-JP"/>
        </w:rPr>
        <w:t xml:space="preserve"> </w:t>
      </w:r>
      <w:r>
        <w:rPr>
          <w:lang w:eastAsia="ja-JP"/>
        </w:rPr>
        <w:t>信用区間．両パネルの縦の点線は介入年．</w:t>
      </w:r>
    </w:p>
    <w:p w14:paraId="3DCFCC4C" w14:textId="77777777" w:rsidR="00692B7C" w:rsidRDefault="008C2AF3">
      <w:pPr>
        <w:pStyle w:val="a0"/>
        <w:rPr>
          <w:lang w:eastAsia="ja-JP"/>
        </w:rPr>
      </w:pPr>
      <w:r>
        <w:rPr>
          <w:lang w:eastAsia="ja-JP"/>
        </w:rPr>
        <w:t>下図は広島県福山市田島に</w:t>
      </w:r>
      <w:r>
        <w:rPr>
          <w:lang w:eastAsia="ja-JP"/>
        </w:rPr>
        <w:t xml:space="preserve"> </w:t>
      </w:r>
      <m:oMath>
        <m:r>
          <w:rPr>
            <w:rFonts w:ascii="Cambria Math" w:hAnsi="Cambria Math"/>
            <w:lang w:eastAsia="ja-JP"/>
          </w:rPr>
          <m:t>1989</m:t>
        </m:r>
      </m:oMath>
      <w:r>
        <w:rPr>
          <w:lang w:eastAsia="ja-JP"/>
        </w:rPr>
        <w:t xml:space="preserve"> </w:t>
      </w:r>
      <w:r>
        <w:rPr>
          <w:lang w:eastAsia="ja-JP"/>
        </w:rPr>
        <w:t>年に開通した内海大橋の効果を示す．こちらは介入前</w:t>
      </w:r>
      <w:r>
        <w:rPr>
          <w:lang w:eastAsia="ja-JP"/>
        </w:rPr>
        <w:t xml:space="preserve"> </w:t>
      </w:r>
      <m:oMath>
        <m:r>
          <w:rPr>
            <w:rFonts w:ascii="Cambria Math" w:hAnsi="Cambria Math"/>
            <w:lang w:eastAsia="ja-JP"/>
          </w:rPr>
          <m:t>-19</m:t>
        </m:r>
      </m:oMath>
      <w:r>
        <w:rPr>
          <w:lang w:eastAsia="ja-JP"/>
        </w:rPr>
        <w:t xml:space="preserve"> </w:t>
      </w:r>
      <w:r>
        <w:rPr>
          <w:lang w:eastAsia="ja-JP"/>
        </w:rPr>
        <w:t>年から</w:t>
      </w:r>
      <w:r>
        <w:rPr>
          <w:lang w:eastAsia="ja-JP"/>
        </w:rPr>
        <w:t xml:space="preserve"> </w:t>
      </w:r>
      <m:oMath>
        <m:r>
          <w:rPr>
            <w:rFonts w:ascii="Cambria Math" w:hAnsi="Cambria Math"/>
            <w:lang w:eastAsia="ja-JP"/>
          </w:rPr>
          <m:t>‐9</m:t>
        </m:r>
      </m:oMath>
      <w:r>
        <w:rPr>
          <w:lang w:eastAsia="ja-JP"/>
        </w:rPr>
        <w:t xml:space="preserve"> </w:t>
      </w:r>
      <w:r>
        <w:rPr>
          <w:lang w:eastAsia="ja-JP"/>
        </w:rPr>
        <w:t>年までは年平均と同様の動きをするが，介入前</w:t>
      </w:r>
      <w:r>
        <w:rPr>
          <w:lang w:eastAsia="ja-JP"/>
        </w:rPr>
        <w:t xml:space="preserve"> </w:t>
      </w:r>
      <m:oMath>
        <m:r>
          <w:rPr>
            <w:rFonts w:ascii="Cambria Math" w:hAnsi="Cambria Math"/>
            <w:lang w:eastAsia="ja-JP"/>
          </w:rPr>
          <m:t>-4</m:t>
        </m:r>
      </m:oMath>
      <w:r>
        <w:rPr>
          <w:lang w:eastAsia="ja-JP"/>
        </w:rPr>
        <w:t xml:space="preserve"> </w:t>
      </w:r>
      <w:r>
        <w:rPr>
          <w:lang w:eastAsia="ja-JP"/>
        </w:rPr>
        <w:t>年から人口減少率が小さくなり，以降は年平均と徐々に差が開くようになる．こちらも開通年より先に効果が出ている例である．また，もし年平均を無視すれば架橋していても減少傾向には変わりないため，ストロー効果があると解釈される事があるかもしれない．しかし，年平均を考慮すれば明らかに架橋によって人口減少が抑制されており，係数を見ても右肩上がりであり，介入後</w:t>
      </w:r>
      <w:r>
        <w:rPr>
          <w:lang w:eastAsia="ja-JP"/>
        </w:rPr>
        <w:t xml:space="preserve"> </w:t>
      </w:r>
      <m:oMath>
        <m:r>
          <w:rPr>
            <w:rFonts w:ascii="Cambria Math" w:hAnsi="Cambria Math"/>
            <w:lang w:eastAsia="ja-JP"/>
          </w:rPr>
          <m:t>6</m:t>
        </m:r>
      </m:oMath>
      <w:r>
        <w:rPr>
          <w:lang w:eastAsia="ja-JP"/>
        </w:rPr>
        <w:t xml:space="preserve"> </w:t>
      </w:r>
      <w:r>
        <w:rPr>
          <w:lang w:eastAsia="ja-JP"/>
        </w:rPr>
        <w:t>年の期待値を見ると区間は広いものの</w:t>
      </w:r>
      <w:r>
        <w:rPr>
          <w:lang w:eastAsia="ja-JP"/>
        </w:rPr>
        <w:t xml:space="preserve"> </w:t>
      </w:r>
      <m:oMath>
        <m:r>
          <w:rPr>
            <w:rFonts w:ascii="Cambria Math" w:hAnsi="Cambria Math"/>
            <w:lang w:eastAsia="ja-JP"/>
          </w:rPr>
          <m:t>11.63%</m:t>
        </m:r>
      </m:oMath>
      <w:r>
        <w:rPr>
          <w:lang w:eastAsia="ja-JP"/>
        </w:rPr>
        <w:t xml:space="preserve"> </w:t>
      </w:r>
      <w:r>
        <w:rPr>
          <w:lang w:eastAsia="ja-JP"/>
        </w:rPr>
        <w:t>の効果があることがわかる．</w:t>
      </w:r>
    </w:p>
    <w:p w14:paraId="67DD4644" w14:textId="77777777" w:rsidR="00692B7C" w:rsidRDefault="008C2AF3">
      <w:pPr>
        <w:pStyle w:val="CaptionedFigure"/>
      </w:pPr>
      <w:r>
        <w:rPr>
          <w:noProof/>
        </w:rPr>
        <w:lastRenderedPageBreak/>
        <w:drawing>
          <wp:inline distT="0" distB="0" distL="0" distR="0" wp14:anchorId="02625A31" wp14:editId="122AB88F">
            <wp:extent cx="5334000" cy="3453983"/>
            <wp:effectExtent l="0" t="0" r="0" b="0"/>
            <wp:docPr id="1287690681" name="Picture" descr="介入 1989 年"/>
            <wp:cNvGraphicFramePr/>
            <a:graphic xmlns:a="http://schemas.openxmlformats.org/drawingml/2006/main">
              <a:graphicData uri="http://schemas.openxmlformats.org/drawingml/2006/picture">
                <pic:pic xmlns:pic="http://schemas.openxmlformats.org/drawingml/2006/picture">
                  <pic:nvPicPr>
                    <pic:cNvPr id="0" name="Picture" descr="../figures/fully_saturated_twfe/1989.png"/>
                    <pic:cNvPicPr>
                      <a:picLocks noChangeAspect="1" noChangeArrowheads="1"/>
                    </pic:cNvPicPr>
                  </pic:nvPicPr>
                  <pic:blipFill>
                    <a:blip r:embed="rId26"/>
                    <a:stretch>
                      <a:fillRect/>
                    </a:stretch>
                  </pic:blipFill>
                  <pic:spPr bwMode="auto">
                    <a:xfrm>
                      <a:off x="0" y="0"/>
                      <a:ext cx="5334000" cy="3453983"/>
                    </a:xfrm>
                    <a:prstGeom prst="rect">
                      <a:avLst/>
                    </a:prstGeom>
                    <a:noFill/>
                    <a:ln w="9525">
                      <a:noFill/>
                      <a:headEnd/>
                      <a:tailEnd/>
                    </a:ln>
                  </pic:spPr>
                </pic:pic>
              </a:graphicData>
            </a:graphic>
          </wp:inline>
        </w:drawing>
      </w:r>
    </w:p>
    <w:p w14:paraId="2EDD838F" w14:textId="77777777" w:rsidR="00692B7C" w:rsidRDefault="008C2AF3">
      <w:pPr>
        <w:pStyle w:val="ImageCaption"/>
        <w:rPr>
          <w:lang w:eastAsia="ja-JP"/>
        </w:rPr>
      </w:pPr>
      <w:r>
        <w:rPr>
          <w:lang w:eastAsia="ja-JP"/>
        </w:rPr>
        <w:t>介入</w:t>
      </w:r>
      <w:r>
        <w:rPr>
          <w:lang w:eastAsia="ja-JP"/>
        </w:rPr>
        <w:t xml:space="preserve"> 1989 </w:t>
      </w:r>
      <w:r>
        <w:rPr>
          <w:lang w:eastAsia="ja-JP"/>
        </w:rPr>
        <w:t>年</w:t>
      </w:r>
    </w:p>
    <w:p w14:paraId="030CCB29" w14:textId="77777777" w:rsidR="00692B7C" w:rsidRDefault="008C2AF3" w:rsidP="00E3648F">
      <w:pPr>
        <w:pStyle w:val="aa"/>
        <w:rPr>
          <w:lang w:eastAsia="ja-JP"/>
        </w:rPr>
      </w:pPr>
      <w:r>
        <w:rPr>
          <w:lang w:eastAsia="ja-JP"/>
        </w:rPr>
        <w:t>注</w:t>
      </w:r>
      <w:r>
        <w:rPr>
          <w:lang w:eastAsia="ja-JP"/>
        </w:rPr>
        <w:t xml:space="preserve">: </w:t>
      </w:r>
      <w:r>
        <w:rPr>
          <w:lang w:eastAsia="ja-JP"/>
        </w:rPr>
        <w:t>人口データ及び推定結果を元に筆者作成．上段の実線は人口の最初の観測値を基準にした変化率．上段の破線は研究対象の全島人口の年平均変化率．下段の実線は</w:t>
      </w:r>
      <w:r>
        <w:rPr>
          <w:lang w:eastAsia="ja-JP"/>
        </w:rPr>
        <w:t xml:space="preserve"> Fully Saturated TWFE </w:t>
      </w:r>
      <w:r>
        <w:rPr>
          <w:lang w:eastAsia="ja-JP"/>
        </w:rPr>
        <w:t>による介入効果</w:t>
      </w:r>
      <w:r>
        <w:rPr>
          <w:lang w:eastAsia="ja-JP"/>
        </w:rPr>
        <w:t xml:space="preserve"> </w:t>
      </w:r>
      <m:oMath>
        <m:r>
          <w:rPr>
            <w:rFonts w:ascii="Cambria Math" w:hAnsi="Cambria Math"/>
            <w:lang w:eastAsia="ja-JP"/>
          </w:rPr>
          <m:t>CAT</m:t>
        </m:r>
        <m:sSub>
          <m:sSubPr>
            <m:ctrlPr>
              <w:rPr>
                <w:rFonts w:ascii="Cambria Math" w:hAnsi="Cambria Math"/>
              </w:rPr>
            </m:ctrlPr>
          </m:sSubPr>
          <m:e>
            <m:r>
              <w:rPr>
                <w:rFonts w:ascii="Cambria Math" w:hAnsi="Cambria Math"/>
                <w:lang w:eastAsia="ja-JP"/>
              </w:rPr>
              <m:t>T</m:t>
            </m:r>
          </m:e>
          <m:sub>
            <m:r>
              <w:rPr>
                <w:rFonts w:ascii="Cambria Math" w:hAnsi="Cambria Math"/>
                <w:lang w:eastAsia="ja-JP"/>
              </w:rPr>
              <m:t>1989,</m:t>
            </m:r>
            <m:r>
              <m:rPr>
                <m:scr m:val="script"/>
              </m:rPr>
              <w:rPr>
                <w:rFonts w:ascii="Cambria Math" w:hAnsi="Cambria Math"/>
                <w:lang w:eastAsia="ja-JP"/>
              </w:rPr>
              <m:t>l</m:t>
            </m:r>
          </m:sub>
        </m:sSub>
      </m:oMath>
      <w:r>
        <w:rPr>
          <w:lang w:eastAsia="ja-JP"/>
        </w:rPr>
        <w:t xml:space="preserve"> </w:t>
      </w:r>
      <w:r>
        <w:rPr>
          <w:lang w:eastAsia="ja-JP"/>
        </w:rPr>
        <w:t>の推定値．下段の帯は</w:t>
      </w:r>
      <w:r>
        <w:rPr>
          <w:lang w:eastAsia="ja-JP"/>
        </w:rPr>
        <w:t xml:space="preserve"> </w:t>
      </w:r>
      <m:oMath>
        <m:r>
          <w:rPr>
            <w:rFonts w:ascii="Cambria Math" w:hAnsi="Cambria Math"/>
            <w:lang w:eastAsia="ja-JP"/>
          </w:rPr>
          <m:t>95%</m:t>
        </m:r>
      </m:oMath>
      <w:r>
        <w:rPr>
          <w:lang w:eastAsia="ja-JP"/>
        </w:rPr>
        <w:t xml:space="preserve"> </w:t>
      </w:r>
      <w:r>
        <w:rPr>
          <w:lang w:eastAsia="ja-JP"/>
        </w:rPr>
        <w:t>信用区間．両パネルの縦の点線は介入年．</w:t>
      </w:r>
    </w:p>
    <w:p w14:paraId="1CDA9EF1" w14:textId="77777777" w:rsidR="00692B7C" w:rsidRDefault="008C2AF3">
      <w:pPr>
        <w:pStyle w:val="a0"/>
        <w:rPr>
          <w:lang w:eastAsia="ja-JP"/>
        </w:rPr>
      </w:pPr>
      <w:r>
        <w:rPr>
          <w:lang w:eastAsia="ja-JP"/>
        </w:rPr>
        <w:t>下図は広島県大崎上島町にある長島に</w:t>
      </w:r>
      <w:r>
        <w:rPr>
          <w:lang w:eastAsia="ja-JP"/>
        </w:rPr>
        <w:t xml:space="preserve"> </w:t>
      </w:r>
      <m:oMath>
        <m:r>
          <w:rPr>
            <w:rFonts w:ascii="Cambria Math" w:hAnsi="Cambria Math"/>
            <w:lang w:eastAsia="ja-JP"/>
          </w:rPr>
          <m:t>1987</m:t>
        </m:r>
      </m:oMath>
      <w:r>
        <w:rPr>
          <w:lang w:eastAsia="ja-JP"/>
        </w:rPr>
        <w:t xml:space="preserve"> </w:t>
      </w:r>
      <w:r>
        <w:rPr>
          <w:lang w:eastAsia="ja-JP"/>
        </w:rPr>
        <w:t>年に開通した長島大橋である．これは最も効果が悪い例であり，介入前</w:t>
      </w:r>
      <w:r>
        <w:rPr>
          <w:lang w:eastAsia="ja-JP"/>
        </w:rPr>
        <w:t xml:space="preserve"> </w:t>
      </w:r>
      <m:oMath>
        <m:r>
          <w:rPr>
            <w:rFonts w:ascii="Cambria Math" w:hAnsi="Cambria Math"/>
            <w:lang w:eastAsia="ja-JP"/>
          </w:rPr>
          <m:t>-7</m:t>
        </m:r>
      </m:oMath>
      <w:r>
        <w:rPr>
          <w:lang w:eastAsia="ja-JP"/>
        </w:rPr>
        <w:t xml:space="preserve"> </w:t>
      </w:r>
      <w:r>
        <w:rPr>
          <w:lang w:eastAsia="ja-JP"/>
        </w:rPr>
        <w:t>から介入前</w:t>
      </w:r>
      <w:r>
        <w:rPr>
          <w:lang w:eastAsia="ja-JP"/>
        </w:rPr>
        <w:t xml:space="preserve"> </w:t>
      </w:r>
      <m:oMath>
        <m:r>
          <w:rPr>
            <w:rFonts w:ascii="Cambria Math" w:hAnsi="Cambria Math"/>
            <w:lang w:eastAsia="ja-JP"/>
          </w:rPr>
          <m:t>-2</m:t>
        </m:r>
      </m:oMath>
      <w:r>
        <w:rPr>
          <w:lang w:eastAsia="ja-JP"/>
        </w:rPr>
        <w:t xml:space="preserve"> </w:t>
      </w:r>
      <w:r>
        <w:rPr>
          <w:lang w:eastAsia="ja-JP"/>
        </w:rPr>
        <w:t>年にかけて急激に人口が減った上，介入後の効果もずっと負である．</w:t>
      </w:r>
      <m:oMath>
        <m:r>
          <w:rPr>
            <w:rFonts w:ascii="Cambria Math" w:hAnsi="Cambria Math"/>
            <w:lang w:eastAsia="ja-JP"/>
          </w:rPr>
          <m:t>1980</m:t>
        </m:r>
      </m:oMath>
      <w:r>
        <w:rPr>
          <w:lang w:eastAsia="ja-JP"/>
        </w:rPr>
        <w:t xml:space="preserve"> </w:t>
      </w:r>
      <w:r>
        <w:rPr>
          <w:lang w:eastAsia="ja-JP"/>
        </w:rPr>
        <w:t>年時点では人口は</w:t>
      </w:r>
      <w:r>
        <w:rPr>
          <w:lang w:eastAsia="ja-JP"/>
        </w:rPr>
        <w:t xml:space="preserve"> </w:t>
      </w:r>
      <m:oMath>
        <m:r>
          <w:rPr>
            <w:rFonts w:ascii="Cambria Math" w:hAnsi="Cambria Math"/>
            <w:lang w:eastAsia="ja-JP"/>
          </w:rPr>
          <m:t>144</m:t>
        </m:r>
      </m:oMath>
      <w:r>
        <w:rPr>
          <w:lang w:eastAsia="ja-JP"/>
        </w:rPr>
        <w:t xml:space="preserve"> </w:t>
      </w:r>
      <w:r>
        <w:rPr>
          <w:lang w:eastAsia="ja-JP"/>
        </w:rPr>
        <w:t>人いたが，</w:t>
      </w:r>
      <m:oMath>
        <m:r>
          <w:rPr>
            <w:rFonts w:ascii="Cambria Math" w:hAnsi="Cambria Math"/>
            <w:lang w:eastAsia="ja-JP"/>
          </w:rPr>
          <m:t>1985</m:t>
        </m:r>
      </m:oMath>
      <w:r>
        <w:rPr>
          <w:lang w:eastAsia="ja-JP"/>
        </w:rPr>
        <w:t xml:space="preserve"> </w:t>
      </w:r>
      <w:r>
        <w:rPr>
          <w:lang w:eastAsia="ja-JP"/>
        </w:rPr>
        <w:t>年には</w:t>
      </w:r>
      <w:r>
        <w:rPr>
          <w:lang w:eastAsia="ja-JP"/>
        </w:rPr>
        <w:t xml:space="preserve"> </w:t>
      </w:r>
      <m:oMath>
        <m:r>
          <w:rPr>
            <w:rFonts w:ascii="Cambria Math" w:hAnsi="Cambria Math"/>
            <w:lang w:eastAsia="ja-JP"/>
          </w:rPr>
          <m:t>39</m:t>
        </m:r>
      </m:oMath>
      <w:r>
        <w:rPr>
          <w:lang w:eastAsia="ja-JP"/>
        </w:rPr>
        <w:t xml:space="preserve"> </w:t>
      </w:r>
      <w:r>
        <w:rPr>
          <w:lang w:eastAsia="ja-JP"/>
        </w:rPr>
        <w:t>人に減ってしまった．中國新聞</w:t>
      </w:r>
      <w:r>
        <w:rPr>
          <w:lang w:eastAsia="ja-JP"/>
        </w:rPr>
        <w:t xml:space="preserve"> (1998) </w:t>
      </w:r>
      <w:r>
        <w:rPr>
          <w:lang w:eastAsia="ja-JP"/>
        </w:rPr>
        <w:t>によると，</w:t>
      </w:r>
      <m:oMath>
        <m:r>
          <w:rPr>
            <w:rFonts w:ascii="Cambria Math" w:hAnsi="Cambria Math"/>
            <w:lang w:eastAsia="ja-JP"/>
          </w:rPr>
          <m:t>1978</m:t>
        </m:r>
      </m:oMath>
      <w:r>
        <w:rPr>
          <w:lang w:eastAsia="ja-JP"/>
        </w:rPr>
        <w:t xml:space="preserve"> </w:t>
      </w:r>
      <w:r>
        <w:rPr>
          <w:lang w:eastAsia="ja-JP"/>
        </w:rPr>
        <w:t>年に火力発電所の建設が決まり，島民が集団移転するという事情があった．しかし中國新聞には島民の声が掲載されており，橋ができたことで</w:t>
      </w:r>
      <w:r>
        <w:rPr>
          <w:lang w:eastAsia="ja-JP"/>
        </w:rPr>
        <w:t xml:space="preserve"> 1 </w:t>
      </w:r>
      <w:r>
        <w:rPr>
          <w:lang w:eastAsia="ja-JP"/>
        </w:rPr>
        <w:t>時間半歩いて病院に通えるため住むには良いところだという意見があった．もし橋が無ければ人口流出が抑えられず，火力発電所の従業員のみが暮らす島になっている可能性はあるが，橋ができたことで残された島民の生活が改善されたと考えることもできる．</w:t>
      </w:r>
    </w:p>
    <w:p w14:paraId="0A103C21" w14:textId="77777777" w:rsidR="00692B7C" w:rsidRDefault="008C2AF3">
      <w:pPr>
        <w:pStyle w:val="CaptionedFigure"/>
      </w:pPr>
      <w:r>
        <w:rPr>
          <w:noProof/>
        </w:rPr>
        <w:lastRenderedPageBreak/>
        <w:drawing>
          <wp:inline distT="0" distB="0" distL="0" distR="0" wp14:anchorId="0BF7069E" wp14:editId="1EC59C83">
            <wp:extent cx="5334000" cy="3453983"/>
            <wp:effectExtent l="0" t="0" r="0" b="0"/>
            <wp:docPr id="1487221517" name="Picture" descr="介入 1987 年"/>
            <wp:cNvGraphicFramePr/>
            <a:graphic xmlns:a="http://schemas.openxmlformats.org/drawingml/2006/main">
              <a:graphicData uri="http://schemas.openxmlformats.org/drawingml/2006/picture">
                <pic:pic xmlns:pic="http://schemas.openxmlformats.org/drawingml/2006/picture">
                  <pic:nvPicPr>
                    <pic:cNvPr id="0" name="Picture" descr="../figures/fully_saturated_twfe/1987.png"/>
                    <pic:cNvPicPr>
                      <a:picLocks noChangeAspect="1" noChangeArrowheads="1"/>
                    </pic:cNvPicPr>
                  </pic:nvPicPr>
                  <pic:blipFill>
                    <a:blip r:embed="rId27"/>
                    <a:stretch>
                      <a:fillRect/>
                    </a:stretch>
                  </pic:blipFill>
                  <pic:spPr bwMode="auto">
                    <a:xfrm>
                      <a:off x="0" y="0"/>
                      <a:ext cx="5334000" cy="3453983"/>
                    </a:xfrm>
                    <a:prstGeom prst="rect">
                      <a:avLst/>
                    </a:prstGeom>
                    <a:noFill/>
                    <a:ln w="9525">
                      <a:noFill/>
                      <a:headEnd/>
                      <a:tailEnd/>
                    </a:ln>
                  </pic:spPr>
                </pic:pic>
              </a:graphicData>
            </a:graphic>
          </wp:inline>
        </w:drawing>
      </w:r>
    </w:p>
    <w:p w14:paraId="2BDF676D" w14:textId="77777777" w:rsidR="00692B7C" w:rsidRDefault="008C2AF3">
      <w:pPr>
        <w:pStyle w:val="ImageCaption"/>
        <w:rPr>
          <w:lang w:eastAsia="ja-JP"/>
        </w:rPr>
      </w:pPr>
      <w:r>
        <w:rPr>
          <w:lang w:eastAsia="ja-JP"/>
        </w:rPr>
        <w:t>介入</w:t>
      </w:r>
      <w:r>
        <w:rPr>
          <w:lang w:eastAsia="ja-JP"/>
        </w:rPr>
        <w:t xml:space="preserve"> 1987 </w:t>
      </w:r>
      <w:r>
        <w:rPr>
          <w:lang w:eastAsia="ja-JP"/>
        </w:rPr>
        <w:t>年</w:t>
      </w:r>
    </w:p>
    <w:p w14:paraId="348F853C" w14:textId="77777777" w:rsidR="00692B7C" w:rsidRDefault="008C2AF3" w:rsidP="00E3648F">
      <w:pPr>
        <w:pStyle w:val="aa"/>
        <w:rPr>
          <w:lang w:eastAsia="ja-JP"/>
        </w:rPr>
      </w:pPr>
      <w:r>
        <w:rPr>
          <w:lang w:eastAsia="ja-JP"/>
        </w:rPr>
        <w:t>注</w:t>
      </w:r>
      <w:r>
        <w:rPr>
          <w:lang w:eastAsia="ja-JP"/>
        </w:rPr>
        <w:t xml:space="preserve">: </w:t>
      </w:r>
      <w:r>
        <w:rPr>
          <w:lang w:eastAsia="ja-JP"/>
        </w:rPr>
        <w:t>人口データ及び推定結果を元に筆者作成．上段の実線は人口の最初の観測値を基準にした変化率．上段の破線は研究対象の全島人口の年平均変化率．下段の実線は</w:t>
      </w:r>
      <w:r>
        <w:rPr>
          <w:lang w:eastAsia="ja-JP"/>
        </w:rPr>
        <w:t xml:space="preserve"> Fully Saturated TWFE </w:t>
      </w:r>
      <w:r>
        <w:rPr>
          <w:lang w:eastAsia="ja-JP"/>
        </w:rPr>
        <w:t>による介入効果</w:t>
      </w:r>
      <w:r>
        <w:rPr>
          <w:lang w:eastAsia="ja-JP"/>
        </w:rPr>
        <w:t xml:space="preserve"> </w:t>
      </w:r>
      <m:oMath>
        <m:r>
          <w:rPr>
            <w:rFonts w:ascii="Cambria Math" w:hAnsi="Cambria Math"/>
            <w:lang w:eastAsia="ja-JP"/>
          </w:rPr>
          <m:t>CAT</m:t>
        </m:r>
        <m:sSub>
          <m:sSubPr>
            <m:ctrlPr>
              <w:rPr>
                <w:rFonts w:ascii="Cambria Math" w:hAnsi="Cambria Math"/>
              </w:rPr>
            </m:ctrlPr>
          </m:sSubPr>
          <m:e>
            <m:r>
              <w:rPr>
                <w:rFonts w:ascii="Cambria Math" w:hAnsi="Cambria Math"/>
                <w:lang w:eastAsia="ja-JP"/>
              </w:rPr>
              <m:t>T</m:t>
            </m:r>
          </m:e>
          <m:sub>
            <m:r>
              <w:rPr>
                <w:rFonts w:ascii="Cambria Math" w:hAnsi="Cambria Math"/>
                <w:lang w:eastAsia="ja-JP"/>
              </w:rPr>
              <m:t>1987,</m:t>
            </m:r>
            <m:r>
              <m:rPr>
                <m:scr m:val="script"/>
              </m:rPr>
              <w:rPr>
                <w:rFonts w:ascii="Cambria Math" w:hAnsi="Cambria Math"/>
                <w:lang w:eastAsia="ja-JP"/>
              </w:rPr>
              <m:t>l</m:t>
            </m:r>
          </m:sub>
        </m:sSub>
      </m:oMath>
      <w:r>
        <w:rPr>
          <w:lang w:eastAsia="ja-JP"/>
        </w:rPr>
        <w:t xml:space="preserve"> </w:t>
      </w:r>
      <w:r>
        <w:rPr>
          <w:lang w:eastAsia="ja-JP"/>
        </w:rPr>
        <w:t>の推定値．下段の帯は</w:t>
      </w:r>
      <w:r>
        <w:rPr>
          <w:lang w:eastAsia="ja-JP"/>
        </w:rPr>
        <w:t xml:space="preserve"> </w:t>
      </w:r>
      <m:oMath>
        <m:r>
          <w:rPr>
            <w:rFonts w:ascii="Cambria Math" w:hAnsi="Cambria Math"/>
            <w:lang w:eastAsia="ja-JP"/>
          </w:rPr>
          <m:t>95%</m:t>
        </m:r>
      </m:oMath>
      <w:r>
        <w:rPr>
          <w:lang w:eastAsia="ja-JP"/>
        </w:rPr>
        <w:t xml:space="preserve"> </w:t>
      </w:r>
      <w:r>
        <w:rPr>
          <w:lang w:eastAsia="ja-JP"/>
        </w:rPr>
        <w:t>信用区間．両パネルの縦の点線は介入年．</w:t>
      </w:r>
    </w:p>
    <w:p w14:paraId="00F710F6" w14:textId="77777777" w:rsidR="00692B7C" w:rsidRDefault="008C2AF3">
      <w:pPr>
        <w:pStyle w:val="2"/>
        <w:rPr>
          <w:lang w:eastAsia="ja-JP"/>
        </w:rPr>
      </w:pPr>
      <w:bookmarkStart w:id="175" w:name="まとめ"/>
      <m:oMath>
        <m:r>
          <m:rPr>
            <m:sty m:val="bi"/>
          </m:rPr>
          <w:rPr>
            <w:rFonts w:ascii="Cambria Math" w:hAnsi="Cambria Math"/>
            <w:lang w:eastAsia="ja-JP"/>
          </w:rPr>
          <m:t>5.</m:t>
        </m:r>
      </m:oMath>
      <w:r>
        <w:rPr>
          <w:lang w:eastAsia="ja-JP"/>
        </w:rPr>
        <w:t xml:space="preserve"> </w:t>
      </w:r>
      <w:r>
        <w:rPr>
          <w:lang w:eastAsia="ja-JP"/>
        </w:rPr>
        <w:t>まとめ</w:t>
      </w:r>
      <w:bookmarkEnd w:id="175"/>
    </w:p>
    <w:p w14:paraId="21526FC1" w14:textId="77777777" w:rsidR="00692B7C" w:rsidRDefault="008C2AF3">
      <w:pPr>
        <w:pStyle w:val="FirstParagraph"/>
        <w:rPr>
          <w:lang w:eastAsia="ja-JP"/>
        </w:rPr>
      </w:pPr>
      <w:r>
        <w:rPr>
          <w:lang w:eastAsia="ja-JP"/>
        </w:rPr>
        <w:t>本研究では，離島架橋の効果を因果推論の手法を用いて推定した．時系列的及び横断的な介入効果の異質性を考慮した</w:t>
      </w:r>
      <w:r>
        <w:rPr>
          <w:lang w:eastAsia="ja-JP"/>
        </w:rPr>
        <w:t xml:space="preserve"> Fully Saturated TWFE </w:t>
      </w:r>
      <w:r>
        <w:rPr>
          <w:lang w:eastAsia="ja-JP"/>
        </w:rPr>
        <w:t>モデルを用いて推定した結果，橋は一時的なストロー効果が見られる例もありながら，総じて正の効果があり，長期的に効果が高まることが示された．また，橋の開通前から効果が出るケースもあり，公共事業の開始によって地域経済の見通しを明るくしたり，例え島人口が少なくても残った島民の生活を守るためのインフラとして役立つことで人口減少の抑制に効果があることが示唆された．</w:t>
      </w:r>
    </w:p>
    <w:p w14:paraId="72961667" w14:textId="77777777" w:rsidR="00692B7C" w:rsidRDefault="008C2AF3">
      <w:pPr>
        <w:pStyle w:val="a0"/>
        <w:rPr>
          <w:lang w:eastAsia="ja-JP"/>
        </w:rPr>
      </w:pPr>
      <w:r>
        <w:rPr>
          <w:lang w:eastAsia="ja-JP"/>
        </w:rPr>
        <w:t>最後に本稿の課題点を述べる．因果推論の</w:t>
      </w:r>
      <w:r>
        <w:rPr>
          <w:lang w:eastAsia="ja-JP"/>
        </w:rPr>
        <w:t xml:space="preserve"> SUTVA </w:t>
      </w:r>
      <w:r>
        <w:rPr>
          <w:lang w:eastAsia="ja-JP"/>
        </w:rPr>
        <w:t>条件には相互干渉がない</w:t>
      </w:r>
      <w:r>
        <w:rPr>
          <w:lang w:eastAsia="ja-JP"/>
        </w:rPr>
        <w:t xml:space="preserve"> (NI: No Interference) </w:t>
      </w:r>
      <w:r>
        <w:rPr>
          <w:lang w:eastAsia="ja-JP"/>
        </w:rPr>
        <w:t>という仮定があり，</w:t>
      </w:r>
      <w:r>
        <w:rPr>
          <w:lang w:eastAsia="ja-JP"/>
        </w:rPr>
        <w:t xml:space="preserve"> NI </w:t>
      </w:r>
      <w:r>
        <w:rPr>
          <w:lang w:eastAsia="ja-JP"/>
        </w:rPr>
        <w:t>の仮定は個体</w:t>
      </w:r>
      <w:r>
        <w:rPr>
          <w:lang w:eastAsia="ja-JP"/>
        </w:rPr>
        <w:t xml:space="preserve"> A </w:t>
      </w:r>
      <w:r>
        <w:rPr>
          <w:lang w:eastAsia="ja-JP"/>
        </w:rPr>
        <w:t>への介入が個体</w:t>
      </w:r>
      <w:r>
        <w:rPr>
          <w:lang w:eastAsia="ja-JP"/>
        </w:rPr>
        <w:t xml:space="preserve"> B </w:t>
      </w:r>
      <w:r>
        <w:rPr>
          <w:lang w:eastAsia="ja-JP"/>
        </w:rPr>
        <w:t>への結果に影響を与えないということを指すがこれが成り立たない可能性がある．近隣にある</w:t>
      </w:r>
      <w:r>
        <w:rPr>
          <w:lang w:eastAsia="ja-JP"/>
        </w:rPr>
        <w:t xml:space="preserve"> </w:t>
      </w:r>
      <m:oMath>
        <m:r>
          <w:rPr>
            <w:rFonts w:ascii="Cambria Math" w:hAnsi="Cambria Math"/>
            <w:lang w:eastAsia="ja-JP"/>
          </w:rPr>
          <m:t>2</m:t>
        </m:r>
      </m:oMath>
      <w:r>
        <w:rPr>
          <w:lang w:eastAsia="ja-JP"/>
        </w:rPr>
        <w:t xml:space="preserve"> </w:t>
      </w:r>
      <w:r>
        <w:rPr>
          <w:lang w:eastAsia="ja-JP"/>
        </w:rPr>
        <w:t>つの島を想定しよう．一方は橋が架からずに衰退し，もう一方は橋が架かって活気づくことで，対照群から介入群に人口移動する可能性がある．その場合，対照群は架橋という介入を受けていないにも関わらず，架橋の影響を受けてしまう．したがって，架橋の効果を過大評価してしまう危険性がある．また，橋が架かって</w:t>
      </w:r>
      <w:r>
        <w:rPr>
          <w:lang w:eastAsia="ja-JP"/>
        </w:rPr>
        <w:t xml:space="preserve"> U </w:t>
      </w:r>
      <w:r>
        <w:rPr>
          <w:lang w:eastAsia="ja-JP"/>
        </w:rPr>
        <w:t>ターンが起こることで，反対側の島や本土にも影響を及ぼす恐れもある．</w:t>
      </w:r>
    </w:p>
    <w:p w14:paraId="02E66A37" w14:textId="77777777" w:rsidR="00692B7C" w:rsidRDefault="008C2AF3">
      <w:pPr>
        <w:pStyle w:val="a0"/>
        <w:rPr>
          <w:lang w:eastAsia="ja-JP"/>
        </w:rPr>
      </w:pPr>
      <w:r>
        <w:rPr>
          <w:lang w:eastAsia="ja-JP"/>
        </w:rPr>
        <w:t>平行トレンドの仮定を緩和する方法がいくつかあるが本稿ではそこまで至らなかった．</w:t>
      </w:r>
      <w:r>
        <w:rPr>
          <w:lang w:eastAsia="ja-JP"/>
        </w:rPr>
        <w:t xml:space="preserve">Angrist and Pischke </w:t>
      </w:r>
      <m:oMath>
        <m:r>
          <w:rPr>
            <w:rFonts w:ascii="Cambria Math" w:hAnsi="Cambria Math"/>
            <w:lang w:eastAsia="ja-JP"/>
          </w:rPr>
          <m:t>(2009)</m:t>
        </m:r>
      </m:oMath>
      <w:r>
        <w:rPr>
          <w:lang w:eastAsia="ja-JP"/>
        </w:rPr>
        <w:t xml:space="preserve"> </w:t>
      </w:r>
      <m:oMath>
        <m:r>
          <w:rPr>
            <w:rFonts w:ascii="Cambria Math" w:hAnsi="Cambria Math"/>
            <w:lang w:eastAsia="ja-JP"/>
          </w:rPr>
          <m:t>(p.196)</m:t>
        </m:r>
      </m:oMath>
      <w:r>
        <w:rPr>
          <w:lang w:eastAsia="ja-JP"/>
        </w:rPr>
        <w:t xml:space="preserve"> </w:t>
      </w:r>
      <w:r>
        <w:rPr>
          <w:lang w:eastAsia="ja-JP"/>
        </w:rPr>
        <w:t>によると</w:t>
      </w:r>
      <w:r>
        <w:rPr>
          <w:lang w:eastAsia="ja-JP"/>
        </w:rPr>
        <w:t xml:space="preserve"> </w:t>
      </w:r>
      <m:oMath>
        <m:r>
          <w:rPr>
            <w:rFonts w:ascii="Cambria Math" w:hAnsi="Cambria Math"/>
            <w:lang w:eastAsia="ja-JP"/>
          </w:rPr>
          <m:t>3</m:t>
        </m:r>
      </m:oMath>
      <w:r>
        <w:rPr>
          <w:lang w:eastAsia="ja-JP"/>
        </w:rPr>
        <w:t xml:space="preserve"> </w:t>
      </w:r>
      <w:r>
        <w:rPr>
          <w:lang w:eastAsia="ja-JP"/>
        </w:rPr>
        <w:t>期間以上のデータがある場合は個体別のタイムトレンドを含むモデルを推定することで平行トレンドの仮定を緩和し，より頑健で説得力のあ</w:t>
      </w:r>
      <w:r>
        <w:rPr>
          <w:lang w:eastAsia="ja-JP"/>
        </w:rPr>
        <w:lastRenderedPageBreak/>
        <w:t>る推定が可能になる．本研究では</w:t>
      </w:r>
      <w:r>
        <w:rPr>
          <w:lang w:eastAsia="ja-JP"/>
        </w:rPr>
        <w:t xml:space="preserve"> </w:t>
      </w:r>
      <m:oMath>
        <m:r>
          <w:rPr>
            <w:rFonts w:ascii="Cambria Math" w:hAnsi="Cambria Math"/>
            <w:lang w:eastAsia="ja-JP"/>
          </w:rPr>
          <m:t>13</m:t>
        </m:r>
      </m:oMath>
      <w:r>
        <w:rPr>
          <w:lang w:eastAsia="ja-JP"/>
        </w:rPr>
        <w:t xml:space="preserve"> </w:t>
      </w:r>
      <w:r>
        <w:rPr>
          <w:lang w:eastAsia="ja-JP"/>
        </w:rPr>
        <w:t>期間のデータがあるためこの方法を用いることができるのだが，タイムトレンドは島ごとにばらつきがなく殆ど年効果で説明出来てしまったため，多重共線性により推定が不安定になってしまったので用いることが出来なかった．ラッソ回帰等の縮小推定を検討すれば推定できる可能性はあるが，これは島別のタイムトレンドに差異がなかったことの裏返しであり，変数に加えなくても問題ないと考えている．また，共変量を調整することで時間を通じて変化する交絡因子を統制し，平行トレンドの仮定を緩和することが出来る．例えば島の経済水準や学校数，病院数などの共変量を変数に追加することで，より良い推定が得られるが，データの入手が出来なかった．島の経済水準として所属する行政区分の所得が使用出来そう</w:t>
      </w:r>
      <w:r>
        <w:rPr>
          <w:rStyle w:val="ad"/>
        </w:rPr>
        <w:footnoteReference w:id="7"/>
      </w:r>
      <w:r>
        <w:rPr>
          <w:lang w:eastAsia="ja-JP"/>
        </w:rPr>
        <w:t>だが，島一つで少なくとも一つの行政区分を持つ必要があり，平成の大合併でさらにデータが減少してしまったため，ほとんどの島で使用出来なかった．</w:t>
      </w:r>
    </w:p>
    <w:p w14:paraId="5C85745B" w14:textId="77777777" w:rsidR="00692B7C" w:rsidRDefault="008C2AF3">
      <w:pPr>
        <w:pStyle w:val="a0"/>
        <w:rPr>
          <w:lang w:eastAsia="ja-JP"/>
        </w:rPr>
      </w:pPr>
      <w:r>
        <w:rPr>
          <w:lang w:eastAsia="ja-JP"/>
        </w:rPr>
        <w:t>不均一分散の問題もある．人口が</w:t>
      </w:r>
      <w:r>
        <w:rPr>
          <w:lang w:eastAsia="ja-JP"/>
        </w:rPr>
        <w:t xml:space="preserve"> </w:t>
      </w:r>
      <m:oMath>
        <m:r>
          <w:rPr>
            <w:rFonts w:ascii="Cambria Math" w:hAnsi="Cambria Math"/>
            <w:lang w:eastAsia="ja-JP"/>
          </w:rPr>
          <m:t>1,000</m:t>
        </m:r>
      </m:oMath>
      <w:r>
        <w:rPr>
          <w:lang w:eastAsia="ja-JP"/>
        </w:rPr>
        <w:t xml:space="preserve"> </w:t>
      </w:r>
      <w:r>
        <w:rPr>
          <w:lang w:eastAsia="ja-JP"/>
        </w:rPr>
        <w:t>人の島から</w:t>
      </w:r>
      <w:r>
        <w:rPr>
          <w:lang w:eastAsia="ja-JP"/>
        </w:rPr>
        <w:t xml:space="preserve"> </w:t>
      </w:r>
      <m:oMath>
        <m:r>
          <w:rPr>
            <w:rFonts w:ascii="Cambria Math" w:hAnsi="Cambria Math"/>
            <w:lang w:eastAsia="ja-JP"/>
          </w:rPr>
          <m:t>1</m:t>
        </m:r>
      </m:oMath>
      <w:r>
        <w:rPr>
          <w:lang w:eastAsia="ja-JP"/>
        </w:rPr>
        <w:t xml:space="preserve"> </w:t>
      </w:r>
      <w:r>
        <w:rPr>
          <w:lang w:eastAsia="ja-JP"/>
        </w:rPr>
        <w:t>人いなくなったとしても減少率は</w:t>
      </w:r>
      <w:r>
        <w:rPr>
          <w:lang w:eastAsia="ja-JP"/>
        </w:rPr>
        <w:t xml:space="preserve"> $0.1%</w:t>
      </w:r>
      <w:r>
        <w:rPr>
          <w:lang w:eastAsia="ja-JP"/>
        </w:rPr>
        <w:t>であるが，</w:t>
      </w:r>
      <m:oMath>
        <m:r>
          <w:rPr>
            <w:rFonts w:ascii="Cambria Math" w:hAnsi="Cambria Math"/>
            <w:lang w:eastAsia="ja-JP"/>
          </w:rPr>
          <m:t>2</m:t>
        </m:r>
      </m:oMath>
      <w:r>
        <w:rPr>
          <w:lang w:eastAsia="ja-JP"/>
        </w:rPr>
        <w:t xml:space="preserve"> </w:t>
      </w:r>
      <w:r>
        <w:rPr>
          <w:lang w:eastAsia="ja-JP"/>
        </w:rPr>
        <w:t>人しかいない島から</w:t>
      </w:r>
      <w:r>
        <w:rPr>
          <w:lang w:eastAsia="ja-JP"/>
        </w:rPr>
        <w:t xml:space="preserve"> </w:t>
      </w:r>
      <m:oMath>
        <m:r>
          <w:rPr>
            <w:rFonts w:ascii="Cambria Math" w:hAnsi="Cambria Math"/>
            <w:lang w:eastAsia="ja-JP"/>
          </w:rPr>
          <m:t>1</m:t>
        </m:r>
      </m:oMath>
      <w:r>
        <w:rPr>
          <w:lang w:eastAsia="ja-JP"/>
        </w:rPr>
        <w:t xml:space="preserve"> </w:t>
      </w:r>
      <w:r>
        <w:rPr>
          <w:lang w:eastAsia="ja-JP"/>
        </w:rPr>
        <w:t>人いなくなった場合は</w:t>
      </w:r>
      <w:r>
        <w:rPr>
          <w:lang w:eastAsia="ja-JP"/>
        </w:rPr>
        <w:t xml:space="preserve"> </w:t>
      </w:r>
      <m:oMath>
        <m:r>
          <w:rPr>
            <w:rFonts w:ascii="Cambria Math" w:hAnsi="Cambria Math"/>
            <w:lang w:eastAsia="ja-JP"/>
          </w:rPr>
          <m:t>50%</m:t>
        </m:r>
      </m:oMath>
      <w:r>
        <w:rPr>
          <w:lang w:eastAsia="ja-JP"/>
        </w:rPr>
        <w:t xml:space="preserve"> </w:t>
      </w:r>
      <w:r>
        <w:rPr>
          <w:lang w:eastAsia="ja-JP"/>
        </w:rPr>
        <w:t>となる．このように人口が少ない島ほど変動が大きくなるため，不均一分散が生じると考える方が現実的である．しかし，本稿ではマルコフ連鎖モンテカルロ法を用いて推定したが，不均一分散を考慮したモデルでは上手く収束しなかったため，</w:t>
      </w:r>
      <w:r>
        <w:rPr>
          <w:lang w:eastAsia="ja-JP"/>
        </w:rPr>
        <w:t xml:space="preserve">Dynamic TWFE </w:t>
      </w:r>
      <w:r>
        <w:rPr>
          <w:lang w:eastAsia="ja-JP"/>
        </w:rPr>
        <w:t>と</w:t>
      </w:r>
      <w:r>
        <w:rPr>
          <w:lang w:eastAsia="ja-JP"/>
        </w:rPr>
        <w:t xml:space="preserve"> Fully Saturated TWFE </w:t>
      </w:r>
      <w:r>
        <w:rPr>
          <w:lang w:eastAsia="ja-JP"/>
        </w:rPr>
        <w:t>のモデルには適用することが出来なかった．ただし，不均一分散を仮定した</w:t>
      </w:r>
      <w:r>
        <w:rPr>
          <w:lang w:eastAsia="ja-JP"/>
        </w:rPr>
        <w:t xml:space="preserve"> TWFE </w:t>
      </w:r>
      <w:r>
        <w:rPr>
          <w:lang w:eastAsia="ja-JP"/>
        </w:rPr>
        <w:t>モデルの推定結果は均一分散を仮定したモデルと特に差がなかった．したがって不均一分散を考慮していなくても大きな問題はないとしたが，今後の研究でこの問題を解決することが求められる．</w:t>
      </w:r>
    </w:p>
    <w:p w14:paraId="06CD9FA1" w14:textId="77777777" w:rsidR="00692B7C" w:rsidRDefault="008C2AF3">
      <w:pPr>
        <w:pStyle w:val="a0"/>
        <w:rPr>
          <w:lang w:eastAsia="ja-JP"/>
        </w:rPr>
      </w:pPr>
      <w:r>
        <w:rPr>
          <w:lang w:eastAsia="ja-JP"/>
        </w:rPr>
        <w:t>以上のような課題点があるため，今後の研究での発展が期待される．</w:t>
      </w:r>
    </w:p>
    <w:p w14:paraId="589DD5F4" w14:textId="77777777" w:rsidR="00E3648F" w:rsidRDefault="00E3648F">
      <w:pPr>
        <w:pStyle w:val="a0"/>
        <w:rPr>
          <w:lang w:eastAsia="ja-JP"/>
        </w:rPr>
      </w:pPr>
    </w:p>
    <w:p w14:paraId="4C47F793" w14:textId="77777777" w:rsidR="00E3648F" w:rsidRDefault="00E3648F">
      <w:pPr>
        <w:rPr>
          <w:rFonts w:asciiTheme="majorHAnsi" w:eastAsiaTheme="majorEastAsia" w:hAnsiTheme="majorHAnsi" w:cstheme="majorBidi"/>
          <w:b/>
          <w:bCs/>
          <w:sz w:val="28"/>
          <w:szCs w:val="28"/>
          <w:lang w:eastAsia="ja-JP"/>
        </w:rPr>
      </w:pPr>
      <w:bookmarkStart w:id="176" w:name="参考文献"/>
      <w:r>
        <w:rPr>
          <w:lang w:eastAsia="ja-JP"/>
        </w:rPr>
        <w:br w:type="page"/>
      </w:r>
    </w:p>
    <w:p w14:paraId="1971A26E" w14:textId="5DD4EAFE" w:rsidR="00692B7C" w:rsidRDefault="008C2AF3" w:rsidP="00E3648F">
      <w:pPr>
        <w:pStyle w:val="2"/>
        <w:jc w:val="center"/>
      </w:pPr>
      <w:r>
        <w:lastRenderedPageBreak/>
        <w:t>参考文献</w:t>
      </w:r>
      <w:bookmarkEnd w:id="176"/>
    </w:p>
    <w:p w14:paraId="37711F9E" w14:textId="77777777" w:rsidR="00692B7C" w:rsidRDefault="008C2AF3" w:rsidP="00E3648F">
      <w:pPr>
        <w:pStyle w:val="reference"/>
      </w:pPr>
      <w:r>
        <w:t>＜</w:t>
      </w:r>
      <w:r>
        <w:t xml:space="preserve"> </w:t>
      </w:r>
      <w:r>
        <w:t>論文</w:t>
      </w:r>
      <w:r>
        <w:t xml:space="preserve"> </w:t>
      </w:r>
      <w:r>
        <w:t>＞</w:t>
      </w:r>
    </w:p>
    <w:p w14:paraId="09D6B915" w14:textId="77777777" w:rsidR="00692B7C" w:rsidRDefault="008C2AF3" w:rsidP="00E3648F">
      <w:pPr>
        <w:pStyle w:val="reference"/>
      </w:pPr>
      <w:r>
        <w:t xml:space="preserve">David C. Hoaglin, Roy E. Welsch. (1978). </w:t>
      </w:r>
      <w:r>
        <w:rPr>
          <w:i/>
        </w:rPr>
        <w:t>The hat matrix in regression and ANOVA</w:t>
      </w:r>
      <w:r>
        <w:t xml:space="preserve">. The American Statistician, 32, 1, 17-22. </w:t>
      </w:r>
      <w:r>
        <w:t>アクセス日</w:t>
      </w:r>
      <w:r>
        <w:t xml:space="preserve">: 2025 </w:t>
      </w:r>
      <w:r>
        <w:t>年</w:t>
      </w:r>
      <w:r>
        <w:t xml:space="preserve"> 1 </w:t>
      </w:r>
      <w:r>
        <w:t>月</w:t>
      </w:r>
      <w:r>
        <w:t xml:space="preserve"> 13 </w:t>
      </w:r>
      <w:r>
        <w:t>日</w:t>
      </w:r>
      <w:r>
        <w:t>. https://www.tandfonline.com/doi/abs/10.1080/00031305.1978.10479237</w:t>
      </w:r>
    </w:p>
    <w:p w14:paraId="0D871573" w14:textId="77777777" w:rsidR="00692B7C" w:rsidRDefault="008C2AF3" w:rsidP="00E3648F">
      <w:pPr>
        <w:pStyle w:val="reference"/>
      </w:pPr>
      <w:r>
        <w:t xml:space="preserve">Miguel A. Juárez, Mark F.J. Steel. (2010). </w:t>
      </w:r>
      <w:r>
        <w:rPr>
          <w:i/>
        </w:rPr>
        <w:t>Model-based clustering of non-Gaussian panel data</w:t>
      </w:r>
      <w:r>
        <w:t xml:space="preserve">. Journal of Business &amp; Economic Statistics, 28, 52-66. </w:t>
      </w:r>
      <w:r>
        <w:t>アクセス日</w:t>
      </w:r>
      <w:r>
        <w:t xml:space="preserve">: 2025 </w:t>
      </w:r>
      <w:r>
        <w:t>年</w:t>
      </w:r>
      <w:r>
        <w:t xml:space="preserve"> 1 </w:t>
      </w:r>
      <w:r>
        <w:t>月</w:t>
      </w:r>
      <w:r>
        <w:t xml:space="preserve"> 4 </w:t>
      </w:r>
      <w:r>
        <w:t>日</w:t>
      </w:r>
      <w:r>
        <w:t>. https://www.jstage.jst.go.jp/article/aija/66/550/66_KJ00004230417/_article/-char/ja/</w:t>
      </w:r>
    </w:p>
    <w:p w14:paraId="124EA6CF" w14:textId="77777777" w:rsidR="00692B7C" w:rsidRDefault="008C2AF3" w:rsidP="00E3648F">
      <w:pPr>
        <w:pStyle w:val="reference"/>
      </w:pPr>
      <w:r>
        <w:t xml:space="preserve">Liyang Sun, Sarah Abraham. (2020). </w:t>
      </w:r>
      <w:r>
        <w:rPr>
          <w:i/>
        </w:rPr>
        <w:t>Estimating dynamic treatment effects in event studies with heterogeneous treatment effects</w:t>
      </w:r>
      <w:r>
        <w:t>. Journal of Econometrics, 225, 2, 175-199. https://www.sciencedirect.com/science/article/abs/pii/S030440762030378X</w:t>
      </w:r>
    </w:p>
    <w:p w14:paraId="6E62185B" w14:textId="77777777" w:rsidR="00692B7C" w:rsidRDefault="008C2AF3" w:rsidP="00E3648F">
      <w:pPr>
        <w:pStyle w:val="reference"/>
      </w:pPr>
      <w:r>
        <w:t>猪原龍介</w:t>
      </w:r>
      <w:r>
        <w:t xml:space="preserve">, </w:t>
      </w:r>
      <w:r>
        <w:t>中村良平</w:t>
      </w:r>
      <w:r>
        <w:t xml:space="preserve">, </w:t>
      </w:r>
      <w:r>
        <w:t>森田学</w:t>
      </w:r>
      <w:r>
        <w:t xml:space="preserve">. (2015). </w:t>
      </w:r>
      <w:r>
        <w:rPr>
          <w:i/>
        </w:rPr>
        <w:t>空間経済学に基づくストロー効果の検証</w:t>
      </w:r>
      <w:r>
        <w:rPr>
          <w:i/>
        </w:rPr>
        <w:t xml:space="preserve"> –</w:t>
      </w:r>
      <w:r>
        <w:rPr>
          <w:i/>
        </w:rPr>
        <w:t>明石海峡大橋を事例として</w:t>
      </w:r>
      <w:r>
        <w:t xml:space="preserve">. RIETI Discussion Paper Series. </w:t>
      </w:r>
      <w:r>
        <w:t>アクセス日</w:t>
      </w:r>
      <w:r>
        <w:t xml:space="preserve">: 2025 </w:t>
      </w:r>
      <w:r>
        <w:t>年</w:t>
      </w:r>
      <w:r>
        <w:t xml:space="preserve"> 1 </w:t>
      </w:r>
      <w:r>
        <w:t>月</w:t>
      </w:r>
      <w:r>
        <w:t xml:space="preserve"> 13 </w:t>
      </w:r>
      <w:r>
        <w:t>日</w:t>
      </w:r>
      <w:r>
        <w:t>. https://www.rieti.go.jp/jp/publications/summary/15070029.html</w:t>
      </w:r>
    </w:p>
    <w:p w14:paraId="444D4E00" w14:textId="77777777" w:rsidR="00692B7C" w:rsidRDefault="008C2AF3" w:rsidP="00E3648F">
      <w:pPr>
        <w:pStyle w:val="reference"/>
      </w:pPr>
      <w:r>
        <w:t>沖山観介</w:t>
      </w:r>
      <w:r>
        <w:t xml:space="preserve">, </w:t>
      </w:r>
      <w:r>
        <w:t>後藤春彦</w:t>
      </w:r>
      <w:r>
        <w:t xml:space="preserve">. (2001). </w:t>
      </w:r>
      <w:r>
        <w:rPr>
          <w:i/>
        </w:rPr>
        <w:t>離島の基幹産業に与える「架橋政策」の影響に関する研究：佐賀県加部島における農業を事例として</w:t>
      </w:r>
      <w:r>
        <w:t xml:space="preserve">. </w:t>
      </w:r>
      <w:r>
        <w:t>日本建築学会計画系論文集</w:t>
      </w:r>
      <w:r>
        <w:t xml:space="preserve">, 66, 550, 193-200. </w:t>
      </w:r>
      <w:r>
        <w:t>アクセス日</w:t>
      </w:r>
      <w:r>
        <w:t xml:space="preserve">: 2025 </w:t>
      </w:r>
      <w:r>
        <w:t>年</w:t>
      </w:r>
      <w:r>
        <w:t xml:space="preserve"> 1 </w:t>
      </w:r>
      <w:r>
        <w:t>月</w:t>
      </w:r>
      <w:r>
        <w:t xml:space="preserve"> 13 </w:t>
      </w:r>
      <w:r>
        <w:t>日</w:t>
      </w:r>
      <w:r>
        <w:t>. https://www.jstage.jst.go.jp/article/aija/66/550/66_KJ00004230417/_article/-char/ja/</w:t>
      </w:r>
    </w:p>
    <w:p w14:paraId="64B6220D" w14:textId="77777777" w:rsidR="00692B7C" w:rsidRDefault="008C2AF3" w:rsidP="00E3648F">
      <w:pPr>
        <w:pStyle w:val="reference"/>
      </w:pPr>
      <w:r>
        <w:t>黒田雅秀</w:t>
      </w:r>
      <w:r>
        <w:t xml:space="preserve">. (2003). </w:t>
      </w:r>
      <w:r>
        <w:t>架橋と距離短縮に伴う島の地域変化の研究</w:t>
      </w:r>
      <w:r>
        <w:t xml:space="preserve"> ―― </w:t>
      </w:r>
      <w:r>
        <w:t>周防大島と小豆島の比較考察より</w:t>
      </w:r>
      <w:r>
        <w:t xml:space="preserve"> ――. </w:t>
      </w:r>
      <w:r>
        <w:t>兵庫教育大学地理学研究室研究報告</w:t>
      </w:r>
      <w:r>
        <w:t xml:space="preserve">. </w:t>
      </w:r>
      <w:r>
        <w:t>アクセス日</w:t>
      </w:r>
      <w:r>
        <w:t xml:space="preserve">: 2025 </w:t>
      </w:r>
      <w:r>
        <w:t>年</w:t>
      </w:r>
      <w:r>
        <w:t xml:space="preserve"> 1 </w:t>
      </w:r>
      <w:r>
        <w:t>月</w:t>
      </w:r>
      <w:r>
        <w:t xml:space="preserve"> 12 </w:t>
      </w:r>
      <w:r>
        <w:t>日</w:t>
      </w:r>
      <w:r>
        <w:t>. https://hyogo-u.repo.nii.ac.jp/record/2431/files/geo0806.pdf</w:t>
      </w:r>
    </w:p>
    <w:p w14:paraId="3A453493" w14:textId="77777777" w:rsidR="00692B7C" w:rsidRDefault="008C2AF3" w:rsidP="00E3648F">
      <w:pPr>
        <w:pStyle w:val="reference"/>
      </w:pPr>
      <w:r>
        <w:t>重松純平</w:t>
      </w:r>
      <w:r>
        <w:t xml:space="preserve">. (2022). </w:t>
      </w:r>
      <w:r>
        <w:rPr>
          <w:i/>
        </w:rPr>
        <w:t>離島の人口変化とその要因分析</w:t>
      </w:r>
      <w:r>
        <w:t xml:space="preserve">. 2021 </w:t>
      </w:r>
      <w:r>
        <w:t>年度</w:t>
      </w:r>
      <w:r>
        <w:t xml:space="preserve"> </w:t>
      </w:r>
      <w:r>
        <w:t>中央大学大学院理工学研究科都市人間環境学専攻修士論文発表会要旨集</w:t>
      </w:r>
      <w:r>
        <w:t xml:space="preserve">. </w:t>
      </w:r>
      <w:r>
        <w:t>アクセス日</w:t>
      </w:r>
      <w:r>
        <w:t xml:space="preserve">: 2025 </w:t>
      </w:r>
      <w:r>
        <w:t>年</w:t>
      </w:r>
      <w:r>
        <w:t xml:space="preserve"> 1 </w:t>
      </w:r>
      <w:r>
        <w:t>月</w:t>
      </w:r>
      <w:r>
        <w:t xml:space="preserve"> 4 </w:t>
      </w:r>
      <w:r>
        <w:t>日</w:t>
      </w:r>
      <w:r>
        <w:t>. https://chuo-u.repo.nii.ac.jp/record/16478/files/nenpou20N3100018F.pdf</w:t>
      </w:r>
    </w:p>
    <w:p w14:paraId="0BFEBBCE" w14:textId="77777777" w:rsidR="00692B7C" w:rsidRDefault="008C2AF3" w:rsidP="00E3648F">
      <w:pPr>
        <w:pStyle w:val="reference"/>
      </w:pPr>
      <w:r>
        <w:t>寺井しおり</w:t>
      </w:r>
      <w:r>
        <w:t xml:space="preserve">, </w:t>
      </w:r>
      <w:r>
        <w:t>荻原正三</w:t>
      </w:r>
      <w:r>
        <w:t xml:space="preserve">. (1998). </w:t>
      </w:r>
      <w:r>
        <w:rPr>
          <w:i/>
        </w:rPr>
        <w:t>本四架橋を景気とした島嶼整備のあり方に関する研究</w:t>
      </w:r>
      <w:r>
        <w:rPr>
          <w:i/>
        </w:rPr>
        <w:t xml:space="preserve"> </w:t>
      </w:r>
      <w:r>
        <w:rPr>
          <w:i/>
        </w:rPr>
        <w:t>芸予諸島における観光的側面から</w:t>
      </w:r>
      <w:r>
        <w:t xml:space="preserve">. </w:t>
      </w:r>
      <w:r>
        <w:t>都市計画論文集</w:t>
      </w:r>
      <w:r>
        <w:t xml:space="preserve">, 33, 127-132. </w:t>
      </w:r>
      <w:r>
        <w:t>アクセス日</w:t>
      </w:r>
      <w:r>
        <w:t xml:space="preserve">: 2025 </w:t>
      </w:r>
      <w:r>
        <w:t>年</w:t>
      </w:r>
      <w:r>
        <w:t xml:space="preserve"> 1 </w:t>
      </w:r>
      <w:r>
        <w:t>月</w:t>
      </w:r>
      <w:r>
        <w:t xml:space="preserve"> 5 </w:t>
      </w:r>
      <w:r>
        <w:t>日</w:t>
      </w:r>
      <w:r>
        <w:t>. https://www.jstage.jst.go.jp/article/journalcpij/33/0/33_127/_article/-char/ja/</w:t>
      </w:r>
    </w:p>
    <w:p w14:paraId="46777D7E" w14:textId="77777777" w:rsidR="00692B7C" w:rsidRDefault="008C2AF3" w:rsidP="00E3648F">
      <w:pPr>
        <w:pStyle w:val="reference"/>
      </w:pPr>
      <w:r>
        <w:t>宮内久光</w:t>
      </w:r>
      <w:r>
        <w:t xml:space="preserve">, </w:t>
      </w:r>
      <w:r>
        <w:t>下里潤</w:t>
      </w:r>
      <w:r>
        <w:t xml:space="preserve">. (2003). </w:t>
      </w:r>
      <w:r>
        <w:t>都市通勤可能架橋島・沖縄県浜比嘉島における人口変動と転入者の存在形態</w:t>
      </w:r>
      <w:r>
        <w:t xml:space="preserve">. </w:t>
      </w:r>
      <w:r>
        <w:t>島嶼研究</w:t>
      </w:r>
      <w:r>
        <w:t xml:space="preserve">, 4, 57-75. </w:t>
      </w:r>
      <w:r>
        <w:t>アクセス日</w:t>
      </w:r>
      <w:r>
        <w:t xml:space="preserve">: 2025 </w:t>
      </w:r>
      <w:r>
        <w:t>年</w:t>
      </w:r>
      <w:r>
        <w:t xml:space="preserve"> 1 </w:t>
      </w:r>
      <w:r>
        <w:t>月</w:t>
      </w:r>
      <w:r>
        <w:t xml:space="preserve"> 12 </w:t>
      </w:r>
      <w:r>
        <w:t>日</w:t>
      </w:r>
      <w:r>
        <w:t>. https://www.jstage.jst.go.jp/article/jis2000/2003/4/2003_4_57/_article/-char/ja/</w:t>
      </w:r>
    </w:p>
    <w:p w14:paraId="71161254" w14:textId="77777777" w:rsidR="00692B7C" w:rsidRDefault="008C2AF3" w:rsidP="00E3648F">
      <w:pPr>
        <w:pStyle w:val="reference"/>
      </w:pPr>
      <w:r>
        <w:t>山崎義人</w:t>
      </w:r>
      <w:r>
        <w:t xml:space="preserve">, </w:t>
      </w:r>
      <w:r>
        <w:t>橋本大</w:t>
      </w:r>
      <w:r>
        <w:t xml:space="preserve">, </w:t>
      </w:r>
      <w:r>
        <w:t>重村力</w:t>
      </w:r>
      <w:r>
        <w:t xml:space="preserve">, </w:t>
      </w:r>
      <w:r>
        <w:t>山崎寿一</w:t>
      </w:r>
      <w:r>
        <w:t xml:space="preserve">, </w:t>
      </w:r>
      <w:r>
        <w:t>杉野香織</w:t>
      </w:r>
      <w:r>
        <w:t xml:space="preserve">, </w:t>
      </w:r>
      <w:r>
        <w:t>上野浩一</w:t>
      </w:r>
      <w:r>
        <w:t xml:space="preserve">. (2007). </w:t>
      </w:r>
      <w:r>
        <w:rPr>
          <w:i/>
        </w:rPr>
        <w:t>人口増加を続けてきた居住システムの考察</w:t>
      </w:r>
      <w:r>
        <w:t xml:space="preserve">. </w:t>
      </w:r>
      <w:r>
        <w:t>日本建築学会計画系論文集</w:t>
      </w:r>
      <w:r>
        <w:t xml:space="preserve">, 72, 612, 57-62. </w:t>
      </w:r>
      <w:r>
        <w:t>アクセス日</w:t>
      </w:r>
      <w:r>
        <w:t xml:space="preserve">: 2025 </w:t>
      </w:r>
      <w:r>
        <w:t>年</w:t>
      </w:r>
      <w:r>
        <w:t xml:space="preserve"> 1 </w:t>
      </w:r>
      <w:r>
        <w:t>月</w:t>
      </w:r>
      <w:r>
        <w:t xml:space="preserve"> 5 </w:t>
      </w:r>
      <w:r>
        <w:t>日</w:t>
      </w:r>
      <w:r>
        <w:t>. https://www.jstage.jst.go.jp/article/aija/72/612/72_KJ00004494898/_article/-char/ja/</w:t>
      </w:r>
    </w:p>
    <w:p w14:paraId="76CA0C42" w14:textId="77777777" w:rsidR="00692B7C" w:rsidRDefault="008C2AF3" w:rsidP="00E3648F">
      <w:pPr>
        <w:pStyle w:val="reference"/>
      </w:pPr>
      <w:r>
        <w:t>湯本能章</w:t>
      </w:r>
      <w:r>
        <w:t xml:space="preserve">, </w:t>
      </w:r>
      <w:r>
        <w:t>十代田朗</w:t>
      </w:r>
      <w:r>
        <w:t xml:space="preserve">, </w:t>
      </w:r>
      <w:r>
        <w:t>津々見崇</w:t>
      </w:r>
      <w:r>
        <w:t xml:space="preserve">. (2002). </w:t>
      </w:r>
      <w:r>
        <w:t>離島の類型と人口増減要因に関する基礎的分析</w:t>
      </w:r>
      <w:r>
        <w:t xml:space="preserve">. </w:t>
      </w:r>
      <w:r>
        <w:t>都市計画論文集</w:t>
      </w:r>
      <w:r>
        <w:t xml:space="preserve">, 37, 793-798. </w:t>
      </w:r>
      <w:r>
        <w:t>アクセス日</w:t>
      </w:r>
      <w:r>
        <w:t xml:space="preserve">: 2025 </w:t>
      </w:r>
      <w:r>
        <w:t>年</w:t>
      </w:r>
      <w:r>
        <w:t xml:space="preserve"> 1 </w:t>
      </w:r>
      <w:r>
        <w:t>月</w:t>
      </w:r>
      <w:r>
        <w:t xml:space="preserve"> 4 </w:t>
      </w:r>
      <w:r>
        <w:t>日</w:t>
      </w:r>
      <w:r>
        <w:t>. https://www.jstage.jst.go.jp/article/journalcpij/37/0/37_793/_article/-char/ja/</w:t>
      </w:r>
    </w:p>
    <w:p w14:paraId="404547F9" w14:textId="77777777" w:rsidR="00692B7C" w:rsidRDefault="008C2AF3" w:rsidP="00E3648F">
      <w:pPr>
        <w:pStyle w:val="reference"/>
      </w:pPr>
      <w:r>
        <w:t>＜</w:t>
      </w:r>
      <w:r>
        <w:t xml:space="preserve"> </w:t>
      </w:r>
      <w:r>
        <w:t>書籍</w:t>
      </w:r>
      <w:r>
        <w:t xml:space="preserve"> </w:t>
      </w:r>
      <w:r>
        <w:t>＞</w:t>
      </w:r>
    </w:p>
    <w:p w14:paraId="3CE6E902" w14:textId="77777777" w:rsidR="00692B7C" w:rsidRDefault="008C2AF3" w:rsidP="00E3648F">
      <w:pPr>
        <w:pStyle w:val="reference"/>
      </w:pPr>
      <w:r>
        <w:lastRenderedPageBreak/>
        <w:t xml:space="preserve">Joshua D. Angrist, Jörn-Steffen Pischke. (2000). </w:t>
      </w:r>
      <w:r>
        <w:rPr>
          <w:i/>
        </w:rPr>
        <w:t>Mostly Harmless Econometrics: An Empiricist’s Companion</w:t>
      </w:r>
      <w:r>
        <w:t xml:space="preserve">. Princeton University Press. </w:t>
      </w:r>
      <w:r>
        <w:t>アクセス日</w:t>
      </w:r>
      <w:r>
        <w:t xml:space="preserve">: 2025 </w:t>
      </w:r>
      <w:r>
        <w:t>年</w:t>
      </w:r>
      <w:r>
        <w:t xml:space="preserve"> 1 </w:t>
      </w:r>
      <w:r>
        <w:t>月</w:t>
      </w:r>
      <w:r>
        <w:t xml:space="preserve"> 12 </w:t>
      </w:r>
      <w:r>
        <w:t>日</w:t>
      </w:r>
      <w:r>
        <w:t>. https://www.jstor.org/stable/j.ctvcm4j72</w:t>
      </w:r>
    </w:p>
    <w:p w14:paraId="0185CB7F" w14:textId="77777777" w:rsidR="00692B7C" w:rsidRDefault="008C2AF3" w:rsidP="00E3648F">
      <w:pPr>
        <w:pStyle w:val="reference"/>
      </w:pPr>
      <w:r>
        <w:rPr>
          <w:i/>
        </w:rPr>
        <w:t>離島統計年報</w:t>
      </w:r>
      <w:r>
        <w:rPr>
          <w:i/>
        </w:rPr>
        <w:t xml:space="preserve"> </w:t>
      </w:r>
      <w:r>
        <w:rPr>
          <w:i/>
        </w:rPr>
        <w:t>昭和</w:t>
      </w:r>
      <w:r>
        <w:rPr>
          <w:i/>
        </w:rPr>
        <w:t xml:space="preserve"> 45 </w:t>
      </w:r>
      <w:r>
        <w:rPr>
          <w:i/>
        </w:rPr>
        <w:t>年版</w:t>
      </w:r>
      <w:r>
        <w:t xml:space="preserve">.(1971). </w:t>
      </w:r>
      <w:r>
        <w:t>日本離島センター</w:t>
      </w:r>
      <w:r>
        <w:t>.</w:t>
      </w:r>
    </w:p>
    <w:p w14:paraId="04DC6B7B" w14:textId="77777777" w:rsidR="00692B7C" w:rsidRDefault="008C2AF3" w:rsidP="00E3648F">
      <w:pPr>
        <w:pStyle w:val="reference"/>
      </w:pPr>
      <w:r>
        <w:rPr>
          <w:i/>
        </w:rPr>
        <w:t>離島統計年報</w:t>
      </w:r>
      <w:r>
        <w:rPr>
          <w:i/>
        </w:rPr>
        <w:t xml:space="preserve"> </w:t>
      </w:r>
      <w:r>
        <w:rPr>
          <w:i/>
        </w:rPr>
        <w:t>昭和</w:t>
      </w:r>
      <w:r>
        <w:rPr>
          <w:i/>
        </w:rPr>
        <w:t xml:space="preserve"> 50 </w:t>
      </w:r>
      <w:r>
        <w:rPr>
          <w:i/>
        </w:rPr>
        <w:t>年版</w:t>
      </w:r>
      <w:r>
        <w:t xml:space="preserve">.(1976). </w:t>
      </w:r>
      <w:r>
        <w:t>日本離島センター</w:t>
      </w:r>
      <w:r>
        <w:t>.</w:t>
      </w:r>
    </w:p>
    <w:p w14:paraId="171404D6" w14:textId="77777777" w:rsidR="00692B7C" w:rsidRDefault="008C2AF3" w:rsidP="00E3648F">
      <w:pPr>
        <w:pStyle w:val="reference"/>
      </w:pPr>
      <w:r>
        <w:rPr>
          <w:i/>
        </w:rPr>
        <w:t>離島統計年報</w:t>
      </w:r>
      <w:r>
        <w:rPr>
          <w:i/>
        </w:rPr>
        <w:t xml:space="preserve"> </w:t>
      </w:r>
      <w:r>
        <w:rPr>
          <w:i/>
        </w:rPr>
        <w:t>昭和</w:t>
      </w:r>
      <w:r>
        <w:rPr>
          <w:i/>
        </w:rPr>
        <w:t xml:space="preserve"> 55 </w:t>
      </w:r>
      <w:r>
        <w:rPr>
          <w:i/>
        </w:rPr>
        <w:t>年版</w:t>
      </w:r>
      <w:r>
        <w:t xml:space="preserve">.(1981). </w:t>
      </w:r>
      <w:r>
        <w:t>日本離島センター</w:t>
      </w:r>
      <w:r>
        <w:t>.</w:t>
      </w:r>
    </w:p>
    <w:p w14:paraId="760A38B9" w14:textId="77777777" w:rsidR="00692B7C" w:rsidRDefault="008C2AF3" w:rsidP="00E3648F">
      <w:pPr>
        <w:pStyle w:val="reference"/>
      </w:pPr>
      <w:r>
        <w:rPr>
          <w:i/>
        </w:rPr>
        <w:t>離島統計年報</w:t>
      </w:r>
      <w:r>
        <w:rPr>
          <w:i/>
        </w:rPr>
        <w:t xml:space="preserve"> </w:t>
      </w:r>
      <w:r>
        <w:rPr>
          <w:i/>
        </w:rPr>
        <w:t>昭和</w:t>
      </w:r>
      <w:r>
        <w:rPr>
          <w:i/>
        </w:rPr>
        <w:t xml:space="preserve"> 60 </w:t>
      </w:r>
      <w:r>
        <w:rPr>
          <w:i/>
        </w:rPr>
        <w:t>年版</w:t>
      </w:r>
      <w:r>
        <w:t xml:space="preserve">.(1986). </w:t>
      </w:r>
      <w:r>
        <w:t>日本離島センター</w:t>
      </w:r>
      <w:r>
        <w:t>.</w:t>
      </w:r>
    </w:p>
    <w:p w14:paraId="012F0DE0" w14:textId="77777777" w:rsidR="00692B7C" w:rsidRDefault="008C2AF3" w:rsidP="00E3648F">
      <w:pPr>
        <w:pStyle w:val="reference"/>
      </w:pPr>
      <w:r>
        <w:rPr>
          <w:i/>
        </w:rPr>
        <w:t>離島統計年報</w:t>
      </w:r>
      <w:r>
        <w:rPr>
          <w:i/>
        </w:rPr>
        <w:t xml:space="preserve"> </w:t>
      </w:r>
      <w:r>
        <w:rPr>
          <w:i/>
        </w:rPr>
        <w:t>平成</w:t>
      </w:r>
      <w:r>
        <w:rPr>
          <w:i/>
        </w:rPr>
        <w:t xml:space="preserve"> 2 </w:t>
      </w:r>
      <w:r>
        <w:rPr>
          <w:i/>
        </w:rPr>
        <w:t>年版</w:t>
      </w:r>
      <w:r>
        <w:t xml:space="preserve">. (1991). </w:t>
      </w:r>
      <w:r>
        <w:t>日本離島センター</w:t>
      </w:r>
      <w:r>
        <w:t>.</w:t>
      </w:r>
    </w:p>
    <w:p w14:paraId="0533E906" w14:textId="77777777" w:rsidR="00692B7C" w:rsidRDefault="008C2AF3" w:rsidP="00E3648F">
      <w:pPr>
        <w:pStyle w:val="reference"/>
      </w:pPr>
      <w:r>
        <w:rPr>
          <w:i/>
        </w:rPr>
        <w:t>離島統計年報</w:t>
      </w:r>
      <w:r>
        <w:rPr>
          <w:i/>
        </w:rPr>
        <w:t xml:space="preserve"> </w:t>
      </w:r>
      <w:r>
        <w:rPr>
          <w:i/>
        </w:rPr>
        <w:t>平成</w:t>
      </w:r>
      <w:r>
        <w:rPr>
          <w:i/>
        </w:rPr>
        <w:t xml:space="preserve"> 7 </w:t>
      </w:r>
      <w:r>
        <w:rPr>
          <w:i/>
        </w:rPr>
        <w:t>年版</w:t>
      </w:r>
      <w:r>
        <w:t xml:space="preserve">. (1996). </w:t>
      </w:r>
      <w:r>
        <w:t>日本離島センター</w:t>
      </w:r>
      <w:r>
        <w:t>.</w:t>
      </w:r>
    </w:p>
    <w:p w14:paraId="337F49D2" w14:textId="77777777" w:rsidR="00692B7C" w:rsidRDefault="008C2AF3" w:rsidP="00E3648F">
      <w:pPr>
        <w:pStyle w:val="reference"/>
      </w:pPr>
      <w:r>
        <w:rPr>
          <w:i/>
        </w:rPr>
        <w:t>離島統計年報</w:t>
      </w:r>
      <w:r>
        <w:rPr>
          <w:i/>
        </w:rPr>
        <w:t xml:space="preserve"> </w:t>
      </w:r>
      <w:r>
        <w:rPr>
          <w:i/>
        </w:rPr>
        <w:t>平成</w:t>
      </w:r>
      <w:r>
        <w:rPr>
          <w:i/>
        </w:rPr>
        <w:t xml:space="preserve"> 12 </w:t>
      </w:r>
      <w:r>
        <w:rPr>
          <w:i/>
        </w:rPr>
        <w:t>年版</w:t>
      </w:r>
      <w:r>
        <w:t xml:space="preserve">.(2001). </w:t>
      </w:r>
      <w:r>
        <w:t>日本離島センター</w:t>
      </w:r>
      <w:r>
        <w:t>.</w:t>
      </w:r>
    </w:p>
    <w:p w14:paraId="353FDCEE" w14:textId="77777777" w:rsidR="00692B7C" w:rsidRDefault="008C2AF3" w:rsidP="00E3648F">
      <w:pPr>
        <w:pStyle w:val="reference"/>
      </w:pPr>
      <w:r>
        <w:rPr>
          <w:i/>
        </w:rPr>
        <w:t>離島統計年報</w:t>
      </w:r>
      <w:r>
        <w:rPr>
          <w:i/>
        </w:rPr>
        <w:t xml:space="preserve"> 2005 [CD-ROM]</w:t>
      </w:r>
      <w:r>
        <w:t xml:space="preserve">. (2006). </w:t>
      </w:r>
      <w:r>
        <w:t>日本離島センター</w:t>
      </w:r>
      <w:r>
        <w:t>.</w:t>
      </w:r>
    </w:p>
    <w:p w14:paraId="6E0B76A1" w14:textId="77777777" w:rsidR="00692B7C" w:rsidRDefault="008C2AF3" w:rsidP="00E3648F">
      <w:pPr>
        <w:pStyle w:val="reference"/>
      </w:pPr>
      <w:r>
        <w:rPr>
          <w:i/>
        </w:rPr>
        <w:t>離島統計年報</w:t>
      </w:r>
      <w:r>
        <w:rPr>
          <w:i/>
        </w:rPr>
        <w:t xml:space="preserve"> 2010 [CD-ROM]</w:t>
      </w:r>
      <w:r>
        <w:t xml:space="preserve">. (2011). </w:t>
      </w:r>
      <w:r>
        <w:t>日本離島センター</w:t>
      </w:r>
      <w:r>
        <w:t>.</w:t>
      </w:r>
    </w:p>
    <w:p w14:paraId="48D2F0B7" w14:textId="77777777" w:rsidR="00692B7C" w:rsidRDefault="008C2AF3" w:rsidP="00E3648F">
      <w:pPr>
        <w:pStyle w:val="reference"/>
      </w:pPr>
      <w:r>
        <w:rPr>
          <w:i/>
        </w:rPr>
        <w:t>離島統計年報</w:t>
      </w:r>
      <w:r>
        <w:rPr>
          <w:i/>
        </w:rPr>
        <w:t xml:space="preserve"> 2015 [CD-ROM]</w:t>
      </w:r>
      <w:r>
        <w:t xml:space="preserve">. (2016). </w:t>
      </w:r>
      <w:r>
        <w:t>日本離島センター</w:t>
      </w:r>
      <w:r>
        <w:t>.</w:t>
      </w:r>
    </w:p>
    <w:p w14:paraId="5F698634" w14:textId="77777777" w:rsidR="00692B7C" w:rsidRDefault="008C2AF3" w:rsidP="00E3648F">
      <w:pPr>
        <w:pStyle w:val="reference"/>
      </w:pPr>
      <w:r>
        <w:rPr>
          <w:i/>
        </w:rPr>
        <w:t>離島統計年報</w:t>
      </w:r>
      <w:r>
        <w:rPr>
          <w:i/>
        </w:rPr>
        <w:t xml:space="preserve"> 2021 [CD-ROM]</w:t>
      </w:r>
      <w:r>
        <w:t xml:space="preserve">. (2022). </w:t>
      </w:r>
      <w:r>
        <w:t>日本離島センター</w:t>
      </w:r>
      <w:r>
        <w:t>.</w:t>
      </w:r>
    </w:p>
    <w:p w14:paraId="6E4E5E0B" w14:textId="77777777" w:rsidR="00692B7C" w:rsidRDefault="008C2AF3" w:rsidP="00E3648F">
      <w:pPr>
        <w:pStyle w:val="reference"/>
      </w:pPr>
      <w:r>
        <w:t>＜</w:t>
      </w:r>
      <w:r>
        <w:t xml:space="preserve"> </w:t>
      </w:r>
      <w:r>
        <w:t>ウェブサイト</w:t>
      </w:r>
      <w:r>
        <w:t xml:space="preserve"> </w:t>
      </w:r>
      <w:r>
        <w:t>＞</w:t>
      </w:r>
    </w:p>
    <w:p w14:paraId="4F7AAE14" w14:textId="77777777" w:rsidR="00692B7C" w:rsidRDefault="008C2AF3" w:rsidP="00E3648F">
      <w:pPr>
        <w:pStyle w:val="reference"/>
      </w:pPr>
      <w:r>
        <w:t xml:space="preserve">Aki Vehtari. (2024). </w:t>
      </w:r>
      <w:r>
        <w:rPr>
          <w:i/>
        </w:rPr>
        <w:t>Prior Choice Recommendations</w:t>
      </w:r>
      <w:r>
        <w:t xml:space="preserve">. Github. </w:t>
      </w:r>
      <w:r>
        <w:t>アクセス日</w:t>
      </w:r>
      <w:r>
        <w:t xml:space="preserve">: 2024 </w:t>
      </w:r>
      <w:r>
        <w:t>年</w:t>
      </w:r>
      <w:r>
        <w:t xml:space="preserve"> 1 </w:t>
      </w:r>
      <w:r>
        <w:t>月</w:t>
      </w:r>
      <w:r>
        <w:t xml:space="preserve"> 3 </w:t>
      </w:r>
      <w:r>
        <w:t>日</w:t>
      </w:r>
      <w:r>
        <w:t>. https://github.com/stan-dev/stan/wiki/Prior-Choice-Recommendations</w:t>
      </w:r>
    </w:p>
    <w:p w14:paraId="30750644" w14:textId="77777777" w:rsidR="00692B7C" w:rsidRDefault="008C2AF3" w:rsidP="00E3648F">
      <w:pPr>
        <w:pStyle w:val="reference"/>
      </w:pPr>
      <w:r>
        <w:t xml:space="preserve">DOORS </w:t>
      </w:r>
      <w:r>
        <w:t>編集部</w:t>
      </w:r>
      <w:r>
        <w:t xml:space="preserve">. (2024). </w:t>
      </w:r>
      <w:r>
        <w:rPr>
          <w:i/>
        </w:rPr>
        <w:t>介入タイミングが複数あるときの差分の差分法：</w:t>
      </w:r>
      <w:r>
        <w:rPr>
          <w:i/>
        </w:rPr>
        <w:t xml:space="preserve">Staggered DiD </w:t>
      </w:r>
      <w:r>
        <w:rPr>
          <w:i/>
        </w:rPr>
        <w:t>の紹介</w:t>
      </w:r>
      <w:r>
        <w:t xml:space="preserve">. DOORS DX | </w:t>
      </w:r>
      <w:r>
        <w:t>ベストな</w:t>
      </w:r>
      <w:r>
        <w:t xml:space="preserve"> DX </w:t>
      </w:r>
      <w:r>
        <w:t>への入り口が見つかるメディア</w:t>
      </w:r>
      <w:r>
        <w:t xml:space="preserve">. </w:t>
      </w:r>
      <w:r>
        <w:t>アクセス日</w:t>
      </w:r>
      <w:r>
        <w:t xml:space="preserve">: 2025 </w:t>
      </w:r>
      <w:r>
        <w:t>年</w:t>
      </w:r>
      <w:r>
        <w:t xml:space="preserve"> 1 </w:t>
      </w:r>
      <w:r>
        <w:t>月</w:t>
      </w:r>
      <w:r>
        <w:t xml:space="preserve"> 13 </w:t>
      </w:r>
      <w:r>
        <w:t>日</w:t>
      </w:r>
      <w:r>
        <w:t>. https://www.brainpad.co.jp/doors/contents/01_tech_2023-08-22-153000/#%E6%8B%A1%E5%BC%B5%EF%BC%9AStaggered_DiD</w:t>
      </w:r>
    </w:p>
    <w:p w14:paraId="147E1FBE" w14:textId="77777777" w:rsidR="00692B7C" w:rsidRDefault="008C2AF3" w:rsidP="00E3648F">
      <w:pPr>
        <w:pStyle w:val="reference"/>
      </w:pPr>
      <w:r>
        <w:rPr>
          <w:i/>
        </w:rPr>
        <w:t>Guinness World Records Longest suspension bridge span</w:t>
      </w:r>
      <w:r>
        <w:t xml:space="preserve">. GuinnessWorldRecords. </w:t>
      </w:r>
      <w:r>
        <w:t>アクセス日</w:t>
      </w:r>
      <w:r>
        <w:t xml:space="preserve">: 2025 </w:t>
      </w:r>
      <w:r>
        <w:t>年</w:t>
      </w:r>
      <w:r>
        <w:t xml:space="preserve"> 01 </w:t>
      </w:r>
      <w:r>
        <w:t>月</w:t>
      </w:r>
      <w:r>
        <w:t xml:space="preserve"> 12 </w:t>
      </w:r>
      <w:r>
        <w:t>日</w:t>
      </w:r>
      <w:r>
        <w:t>. https://www.guinnessworldrecords.com/world-records/longest-bridge-cable-suspension-bridge</w:t>
      </w:r>
    </w:p>
    <w:p w14:paraId="459488FA" w14:textId="77777777" w:rsidR="00692B7C" w:rsidRDefault="008C2AF3" w:rsidP="00E3648F">
      <w:pPr>
        <w:pStyle w:val="reference"/>
      </w:pPr>
      <w:r>
        <w:rPr>
          <w:i/>
        </w:rPr>
        <w:t>Guinness World Records Longest suspension bridge (anchorage to anchorage)</w:t>
      </w:r>
      <w:r>
        <w:t xml:space="preserve">. GuinnessWorldRecords. </w:t>
      </w:r>
      <w:r>
        <w:t>アクセス日</w:t>
      </w:r>
      <w:r>
        <w:t xml:space="preserve">: 2025 </w:t>
      </w:r>
      <w:r>
        <w:t>年</w:t>
      </w:r>
      <w:r>
        <w:t xml:space="preserve"> 01 </w:t>
      </w:r>
      <w:r>
        <w:t>月</w:t>
      </w:r>
      <w:r>
        <w:t xml:space="preserve"> 12 </w:t>
      </w:r>
      <w:r>
        <w:t>日</w:t>
      </w:r>
      <w:r>
        <w:t>. https://www.guinnessworldrecords.com/world-records/73393-longest-bridge-span-suspension-bridge</w:t>
      </w:r>
    </w:p>
    <w:p w14:paraId="6E57A733" w14:textId="77777777" w:rsidR="00692B7C" w:rsidRDefault="008C2AF3" w:rsidP="00E3648F">
      <w:pPr>
        <w:pStyle w:val="reference"/>
      </w:pPr>
      <w:r>
        <w:t>安芸灘大橋について</w:t>
      </w:r>
      <w:r>
        <w:t xml:space="preserve">. </w:t>
      </w:r>
      <w:r>
        <w:t>広島県道路公社</w:t>
      </w:r>
      <w:r>
        <w:t xml:space="preserve">. </w:t>
      </w:r>
      <w:r>
        <w:t>アクセス日</w:t>
      </w:r>
      <w:r>
        <w:t xml:space="preserve">: 2025 </w:t>
      </w:r>
      <w:r>
        <w:t>年</w:t>
      </w:r>
      <w:r>
        <w:t xml:space="preserve"> 1 </w:t>
      </w:r>
      <w:r>
        <w:t>月</w:t>
      </w:r>
      <w:r>
        <w:t xml:space="preserve"> 13 </w:t>
      </w:r>
      <w:r>
        <w:t>日</w:t>
      </w:r>
      <w:r>
        <w:t>. https://www.hprc.or.jp/akinada_bridge/#:~:text=%E5%B7%9D%E5%B0%BB%EF%BD%9E%E4%B8%8B%E8%92%B2%E5%88%88%E5%B3%B6%EF%BC%882000,%E3%81%A7%E3%81%AF%E6%97%A5%E6%9C%AC%E4%B8%80%E3%81%AA%E3%82%93%E3%81%A0%E3%80%82</w:t>
      </w:r>
    </w:p>
    <w:p w14:paraId="33B63B33" w14:textId="77777777" w:rsidR="00692B7C" w:rsidRDefault="008C2AF3" w:rsidP="00E3648F">
      <w:pPr>
        <w:pStyle w:val="reference"/>
      </w:pPr>
      <w:r>
        <w:t>尾道市</w:t>
      </w:r>
      <w:r>
        <w:t xml:space="preserve">. (2024). </w:t>
      </w:r>
      <w:r>
        <w:rPr>
          <w:i/>
        </w:rPr>
        <w:t>基幹統計調査の結果</w:t>
      </w:r>
      <w:r>
        <w:t xml:space="preserve">. </w:t>
      </w:r>
      <w:r>
        <w:t>尾道市ホームページ</w:t>
      </w:r>
      <w:r>
        <w:t xml:space="preserve">. </w:t>
      </w:r>
      <w:r>
        <w:t>アクセス日</w:t>
      </w:r>
      <w:r>
        <w:t xml:space="preserve">: 2024 </w:t>
      </w:r>
      <w:r>
        <w:t>年</w:t>
      </w:r>
      <w:r>
        <w:t xml:space="preserve"> 12 </w:t>
      </w:r>
      <w:r>
        <w:t>月</w:t>
      </w:r>
      <w:r>
        <w:t xml:space="preserve"> 14 </w:t>
      </w:r>
      <w:r>
        <w:t>日</w:t>
      </w:r>
      <w:r>
        <w:t>. https://www.city.onomichi.hiroshima.jp/soshiki/2/5481.html</w:t>
      </w:r>
    </w:p>
    <w:p w14:paraId="7109EE1D" w14:textId="77777777" w:rsidR="00692B7C" w:rsidRDefault="008C2AF3" w:rsidP="00E3648F">
      <w:pPr>
        <w:pStyle w:val="reference"/>
      </w:pPr>
      <w:r>
        <w:rPr>
          <w:i/>
        </w:rPr>
        <w:lastRenderedPageBreak/>
        <w:t>日本の離島架橋</w:t>
      </w:r>
      <w:r>
        <w:t xml:space="preserve">. (2024). Wikipedia. </w:t>
      </w:r>
      <w:r>
        <w:t>アクセス日</w:t>
      </w:r>
      <w:r>
        <w:t xml:space="preserve">: 2025 </w:t>
      </w:r>
      <w:r>
        <w:t>年</w:t>
      </w:r>
      <w:r>
        <w:t xml:space="preserve"> 01 </w:t>
      </w:r>
      <w:r>
        <w:t>月</w:t>
      </w:r>
      <w:r>
        <w:t xml:space="preserve"> 13 </w:t>
      </w:r>
      <w:r>
        <w:t>日</w:t>
      </w:r>
      <w:r>
        <w:t>. https://ja.wikipedia.org/wiki/%E6%97%A5%E6%9C%AC%E3%81%AE%E9%9B%A2%E5%B3%B6%E6%9E%B6%E6%A9%8B</w:t>
      </w:r>
    </w:p>
    <w:p w14:paraId="2500BF87" w14:textId="77777777" w:rsidR="00692B7C" w:rsidRDefault="008C2AF3" w:rsidP="00E3648F">
      <w:pPr>
        <w:pStyle w:val="reference"/>
      </w:pPr>
      <w:r>
        <w:t>しまなみ海道の橋</w:t>
      </w:r>
      <w:r>
        <w:t xml:space="preserve"> 10 </w:t>
      </w:r>
      <w:r>
        <w:t>本、ハシからハシまで！／広島県尾道市・愛媛県今治市</w:t>
      </w:r>
      <w:r>
        <w:t xml:space="preserve">. (2021). </w:t>
      </w:r>
      <w:r>
        <w:t>瀬戸内</w:t>
      </w:r>
      <w:r>
        <w:t xml:space="preserve"> FInder. </w:t>
      </w:r>
      <w:r>
        <w:t>アクセス日</w:t>
      </w:r>
      <w:r>
        <w:t xml:space="preserve">: 2025 </w:t>
      </w:r>
      <w:r>
        <w:t>年</w:t>
      </w:r>
      <w:r>
        <w:t xml:space="preserve"> 1 </w:t>
      </w:r>
      <w:r>
        <w:t>月</w:t>
      </w:r>
      <w:r>
        <w:t xml:space="preserve"> 13 </w:t>
      </w:r>
      <w:r>
        <w:t>日</w:t>
      </w:r>
      <w:r>
        <w:t>. https://www.setouchi.travel/jp/trip-ideas/f34412/</w:t>
      </w:r>
    </w:p>
    <w:p w14:paraId="28C07496" w14:textId="77777777" w:rsidR="00692B7C" w:rsidRDefault="008C2AF3" w:rsidP="00E3648F">
      <w:pPr>
        <w:pStyle w:val="reference"/>
      </w:pPr>
      <w:r>
        <w:t>来島第二大橋</w:t>
      </w:r>
      <w:r>
        <w:t xml:space="preserve"> - </w:t>
      </w:r>
      <w:r>
        <w:t>発注者</w:t>
      </w:r>
      <w:r>
        <w:t xml:space="preserve"> </w:t>
      </w:r>
      <w:r>
        <w:t>本州四国連絡橋公団</w:t>
      </w:r>
      <w:r>
        <w:t xml:space="preserve">. </w:t>
      </w:r>
      <w:r>
        <w:t>宮地エンジニアリング株式会社</w:t>
      </w:r>
      <w:r>
        <w:t xml:space="preserve">. </w:t>
      </w:r>
      <w:r>
        <w:t>アクセス日</w:t>
      </w:r>
      <w:r>
        <w:t xml:space="preserve">: 1 </w:t>
      </w:r>
      <w:r>
        <w:t>月</w:t>
      </w:r>
      <w:r>
        <w:t xml:space="preserve"> 13 </w:t>
      </w:r>
      <w:r>
        <w:t>日</w:t>
      </w:r>
      <w:r>
        <w:t>. https://www.miyaji-eng.co.jp/technology/newsletter/media/14/no14-p000.pdf</w:t>
      </w:r>
    </w:p>
    <w:p w14:paraId="7A457076" w14:textId="77777777" w:rsidR="00692B7C" w:rsidRDefault="008C2AF3" w:rsidP="00E3648F">
      <w:pPr>
        <w:pStyle w:val="reference"/>
      </w:pPr>
      <w:r>
        <w:t>高知県</w:t>
      </w:r>
      <w:r>
        <w:t xml:space="preserve">. (2013). </w:t>
      </w:r>
      <w:r>
        <w:rPr>
          <w:i/>
        </w:rPr>
        <w:t>Untitled</w:t>
      </w:r>
      <w:r>
        <w:t xml:space="preserve">. </w:t>
      </w:r>
      <w:r>
        <w:t>アクセス日</w:t>
      </w:r>
      <w:r>
        <w:t xml:space="preserve">: 2024 </w:t>
      </w:r>
      <w:r>
        <w:t>年</w:t>
      </w:r>
      <w:r>
        <w:t xml:space="preserve"> 12 </w:t>
      </w:r>
      <w:r>
        <w:t>月</w:t>
      </w:r>
      <w:r>
        <w:t xml:space="preserve"> 14 </w:t>
      </w:r>
      <w:r>
        <w:t>日</w:t>
      </w:r>
      <w:r>
        <w:t>. https://www.pref.kochi.lg.jp/doc/syuurakutyousa-kako/file_contents/2013100300213_www_pref_kochi_lg_jp_uploaded_attachment_103308.pdf</w:t>
      </w:r>
    </w:p>
    <w:p w14:paraId="54F85421" w14:textId="77777777" w:rsidR="00692B7C" w:rsidRDefault="008C2AF3" w:rsidP="00E3648F">
      <w:pPr>
        <w:pStyle w:val="reference"/>
      </w:pPr>
      <w:r>
        <w:t>国土交通省</w:t>
      </w:r>
      <w:r>
        <w:t xml:space="preserve"> </w:t>
      </w:r>
      <w:r>
        <w:t>国土政策局</w:t>
      </w:r>
      <w:r>
        <w:t xml:space="preserve"> </w:t>
      </w:r>
      <w:r>
        <w:t>離島振興課</w:t>
      </w:r>
      <w:r>
        <w:t xml:space="preserve">. (2022). </w:t>
      </w:r>
      <w:r>
        <w:rPr>
          <w:i/>
        </w:rPr>
        <w:t>離島の現状と取り組み事例について</w:t>
      </w:r>
      <w:r>
        <w:t xml:space="preserve">. </w:t>
      </w:r>
      <w:r>
        <w:t>国土交通省</w:t>
      </w:r>
      <w:r>
        <w:t xml:space="preserve">. </w:t>
      </w:r>
      <w:r>
        <w:t>アクセス日</w:t>
      </w:r>
      <w:r>
        <w:t xml:space="preserve">: 2025 </w:t>
      </w:r>
      <w:r>
        <w:t>年</w:t>
      </w:r>
      <w:r>
        <w:t xml:space="preserve"> 1 </w:t>
      </w:r>
      <w:r>
        <w:t>月</w:t>
      </w:r>
      <w:r>
        <w:t xml:space="preserve"> 4 </w:t>
      </w:r>
      <w:r>
        <w:t>日</w:t>
      </w:r>
      <w:r>
        <w:t>. https://www.mlit.go.jp/policy/shingikai/content/001478618.pdf</w:t>
      </w:r>
    </w:p>
    <w:p w14:paraId="55C05A2B" w14:textId="77777777" w:rsidR="00692B7C" w:rsidRDefault="008C2AF3" w:rsidP="00E3648F">
      <w:pPr>
        <w:pStyle w:val="reference"/>
      </w:pPr>
      <w:r>
        <w:t>下松市</w:t>
      </w:r>
      <w:r>
        <w:t xml:space="preserve">. (1989). </w:t>
      </w:r>
      <w:r>
        <w:rPr>
          <w:i/>
        </w:rPr>
        <w:t>下松市史</w:t>
      </w:r>
      <w:r>
        <w:rPr>
          <w:i/>
        </w:rPr>
        <w:t xml:space="preserve"> </w:t>
      </w:r>
      <w:r>
        <w:rPr>
          <w:i/>
        </w:rPr>
        <w:t>通史編</w:t>
      </w:r>
      <w:r>
        <w:rPr>
          <w:i/>
        </w:rPr>
        <w:t xml:space="preserve"> </w:t>
      </w:r>
      <w:r>
        <w:rPr>
          <w:i/>
        </w:rPr>
        <w:t>人口の推移</w:t>
      </w:r>
      <w:r>
        <w:rPr>
          <w:i/>
        </w:rPr>
        <w:t>(</w:t>
      </w:r>
      <w:r>
        <w:rPr>
          <w:i/>
        </w:rPr>
        <w:t>テキスト</w:t>
      </w:r>
      <w:r>
        <w:rPr>
          <w:i/>
        </w:rPr>
        <w:t xml:space="preserve">) </w:t>
      </w:r>
      <w:r>
        <w:rPr>
          <w:i/>
        </w:rPr>
        <w:t>第四編</w:t>
      </w:r>
      <w:r>
        <w:rPr>
          <w:i/>
        </w:rPr>
        <w:t xml:space="preserve"> </w:t>
      </w:r>
      <w:r>
        <w:rPr>
          <w:i/>
        </w:rPr>
        <w:t>近代の下松</w:t>
      </w:r>
      <w:r>
        <w:rPr>
          <w:i/>
        </w:rPr>
        <w:t xml:space="preserve"> </w:t>
      </w:r>
      <w:r>
        <w:rPr>
          <w:i/>
        </w:rPr>
        <w:t>第四章</w:t>
      </w:r>
      <w:r>
        <w:rPr>
          <w:i/>
        </w:rPr>
        <w:t xml:space="preserve"> </w:t>
      </w:r>
      <w:r>
        <w:rPr>
          <w:i/>
        </w:rPr>
        <w:t>日清日露戦争後の社会と生活</w:t>
      </w:r>
      <w:r>
        <w:rPr>
          <w:i/>
        </w:rPr>
        <w:t xml:space="preserve"> 2 </w:t>
      </w:r>
      <w:r>
        <w:rPr>
          <w:i/>
        </w:rPr>
        <w:t>人口と災害六五九</w:t>
      </w:r>
      <w:r>
        <w:rPr>
          <w:i/>
        </w:rPr>
        <w:t xml:space="preserve"> (1) </w:t>
      </w:r>
      <w:r>
        <w:rPr>
          <w:i/>
        </w:rPr>
        <w:t>人口の推移と死因</w:t>
      </w:r>
      <w:r>
        <w:t xml:space="preserve">. </w:t>
      </w:r>
      <w:r>
        <w:t>松市／郷土資料・文化遺産デジタルアーカイブ</w:t>
      </w:r>
      <w:r>
        <w:t xml:space="preserve">. </w:t>
      </w:r>
      <w:r>
        <w:t>アクセス日</w:t>
      </w:r>
      <w:r>
        <w:t xml:space="preserve">: 2024 </w:t>
      </w:r>
      <w:r>
        <w:t>年</w:t>
      </w:r>
      <w:r>
        <w:t xml:space="preserve"> 12 </w:t>
      </w:r>
      <w:r>
        <w:t>月</w:t>
      </w:r>
      <w:r>
        <w:t xml:space="preserve"> 14 </w:t>
      </w:r>
      <w:r>
        <w:t>日</w:t>
      </w:r>
      <w:r>
        <w:t>. https://adeac.jp/kudamatsu-city/text-list/d100010/ht040990</w:t>
      </w:r>
    </w:p>
    <w:p w14:paraId="4F4FF7D7" w14:textId="77777777" w:rsidR="00692B7C" w:rsidRDefault="008C2AF3" w:rsidP="00E3648F">
      <w:pPr>
        <w:pStyle w:val="reference"/>
      </w:pPr>
      <w:r>
        <w:t>下松市</w:t>
      </w:r>
      <w:r>
        <w:t xml:space="preserve">. (1989). </w:t>
      </w:r>
      <w:r>
        <w:rPr>
          <w:i/>
        </w:rPr>
        <w:t>下松市史</w:t>
      </w:r>
      <w:r>
        <w:rPr>
          <w:i/>
        </w:rPr>
        <w:t xml:space="preserve"> </w:t>
      </w:r>
      <w:r>
        <w:rPr>
          <w:i/>
        </w:rPr>
        <w:t>通史編</w:t>
      </w:r>
      <w:r>
        <w:rPr>
          <w:i/>
        </w:rPr>
        <w:t xml:space="preserve"> </w:t>
      </w:r>
      <w:r>
        <w:rPr>
          <w:i/>
        </w:rPr>
        <w:t>人口の推移</w:t>
      </w:r>
      <w:r>
        <w:rPr>
          <w:i/>
        </w:rPr>
        <w:t>(</w:t>
      </w:r>
      <w:r>
        <w:rPr>
          <w:i/>
        </w:rPr>
        <w:t>テキスト</w:t>
      </w:r>
      <w:r>
        <w:rPr>
          <w:i/>
        </w:rPr>
        <w:t xml:space="preserve">) </w:t>
      </w:r>
      <w:r>
        <w:rPr>
          <w:i/>
        </w:rPr>
        <w:t>第五篇</w:t>
      </w:r>
      <w:r>
        <w:rPr>
          <w:i/>
        </w:rPr>
        <w:t xml:space="preserve"> </w:t>
      </w:r>
      <w:r>
        <w:rPr>
          <w:i/>
        </w:rPr>
        <w:t>現代の下松</w:t>
      </w:r>
      <w:r>
        <w:rPr>
          <w:i/>
        </w:rPr>
        <w:t xml:space="preserve"> </w:t>
      </w:r>
      <w:r>
        <w:rPr>
          <w:i/>
        </w:rPr>
        <w:t>第一章</w:t>
      </w:r>
      <w:r>
        <w:rPr>
          <w:i/>
        </w:rPr>
        <w:t xml:space="preserve"> </w:t>
      </w:r>
      <w:r>
        <w:rPr>
          <w:i/>
        </w:rPr>
        <w:t>行政・財政</w:t>
      </w:r>
      <w:r>
        <w:rPr>
          <w:i/>
        </w:rPr>
        <w:t xml:space="preserve"> 8 </w:t>
      </w:r>
      <w:r>
        <w:rPr>
          <w:i/>
        </w:rPr>
        <w:t>理想都市の建設</w:t>
      </w:r>
      <w:r>
        <w:t xml:space="preserve">. </w:t>
      </w:r>
      <w:r>
        <w:t>松市／郷土資料・文化遺産デジタルアーカイブ</w:t>
      </w:r>
      <w:r>
        <w:t xml:space="preserve">. </w:t>
      </w:r>
      <w:r>
        <w:t>アクセス日</w:t>
      </w:r>
      <w:r>
        <w:t xml:space="preserve">: 2024 </w:t>
      </w:r>
      <w:r>
        <w:t>年</w:t>
      </w:r>
      <w:r>
        <w:t xml:space="preserve"> 12 </w:t>
      </w:r>
      <w:r>
        <w:t>月</w:t>
      </w:r>
      <w:r>
        <w:t xml:space="preserve"> 14 </w:t>
      </w:r>
      <w:r>
        <w:t>日</w:t>
      </w:r>
      <w:r>
        <w:t>. https://adeac.jp/kudamatsu-city/text-list/d100010/ht050380</w:t>
      </w:r>
    </w:p>
    <w:p w14:paraId="49E3D33D" w14:textId="77777777" w:rsidR="00692B7C" w:rsidRDefault="008C2AF3" w:rsidP="00E3648F">
      <w:pPr>
        <w:pStyle w:val="reference"/>
      </w:pPr>
      <w:r>
        <w:t>下関市</w:t>
      </w:r>
      <w:r>
        <w:t xml:space="preserve">. (2016). </w:t>
      </w:r>
      <w:r>
        <w:rPr>
          <w:i/>
        </w:rPr>
        <w:t>下関市地区別人口ビジョン</w:t>
      </w:r>
      <w:r>
        <w:rPr>
          <w:i/>
        </w:rPr>
        <w:t xml:space="preserve"> </w:t>
      </w:r>
      <w:r>
        <w:rPr>
          <w:i/>
        </w:rPr>
        <w:t>第</w:t>
      </w:r>
      <w:r>
        <w:rPr>
          <w:i/>
        </w:rPr>
        <w:t xml:space="preserve"> 3 </w:t>
      </w:r>
      <w:r>
        <w:rPr>
          <w:i/>
        </w:rPr>
        <w:t>章</w:t>
      </w:r>
      <w:r>
        <w:rPr>
          <w:i/>
        </w:rPr>
        <w:t xml:space="preserve"> </w:t>
      </w:r>
      <w:r>
        <w:rPr>
          <w:i/>
        </w:rPr>
        <w:t>彦島地区の個別分析</w:t>
      </w:r>
      <w:r>
        <w:rPr>
          <w:i/>
        </w:rPr>
        <w:t>.</w:t>
      </w:r>
      <w:r>
        <w:t xml:space="preserve">. </w:t>
      </w:r>
      <w:r>
        <w:t>下関市</w:t>
      </w:r>
      <w:r>
        <w:t xml:space="preserve">. </w:t>
      </w:r>
      <w:r>
        <w:t>アクセス日</w:t>
      </w:r>
      <w:r>
        <w:t xml:space="preserve">: 2024 </w:t>
      </w:r>
      <w:r>
        <w:t>年</w:t>
      </w:r>
      <w:r>
        <w:t xml:space="preserve"> 12 </w:t>
      </w:r>
      <w:r>
        <w:t>月</w:t>
      </w:r>
      <w:r>
        <w:t xml:space="preserve"> 14 </w:t>
      </w:r>
      <w:r>
        <w:t>日</w:t>
      </w:r>
      <w:r>
        <w:t>. https://www.city.shimonoseki.lg.jp/uploaded/attachment/1123.pdf</w:t>
      </w:r>
    </w:p>
    <w:p w14:paraId="442BA6B9" w14:textId="77777777" w:rsidR="00692B7C" w:rsidRDefault="008C2AF3" w:rsidP="00E3648F">
      <w:pPr>
        <w:pStyle w:val="reference"/>
      </w:pPr>
      <w:r>
        <w:t>周囲圧する巨大煙突　－火電の島</w:t>
      </w:r>
      <w:r>
        <w:t xml:space="preserve">. (1998). </w:t>
      </w:r>
      <w:r>
        <w:t>中國新聞</w:t>
      </w:r>
      <w:r>
        <w:t xml:space="preserve">. </w:t>
      </w:r>
      <w:r>
        <w:t>アクセス日</w:t>
      </w:r>
      <w:r>
        <w:t xml:space="preserve">: 2025 </w:t>
      </w:r>
      <w:r>
        <w:t>年</w:t>
      </w:r>
      <w:r>
        <w:t xml:space="preserve"> 1 </w:t>
      </w:r>
      <w:r>
        <w:t>月</w:t>
      </w:r>
      <w:r>
        <w:t xml:space="preserve"> 13 </w:t>
      </w:r>
      <w:r>
        <w:t>日</w:t>
      </w:r>
      <w:r>
        <w:t>. https://web.archive.org/web/20071007223152/http://www.chugoku-np.co.jp/setouti/seto/14/980319.html</w:t>
      </w:r>
    </w:p>
    <w:p w14:paraId="59A7DFB2" w14:textId="77777777" w:rsidR="00692B7C" w:rsidRDefault="008C2AF3" w:rsidP="00E3648F">
      <w:pPr>
        <w:pStyle w:val="reference"/>
      </w:pPr>
      <w:r>
        <w:t>周防大島町</w:t>
      </w:r>
      <w:r>
        <w:t xml:space="preserve">. (2021). </w:t>
      </w:r>
      <w:r>
        <w:rPr>
          <w:i/>
        </w:rPr>
        <w:t>第</w:t>
      </w:r>
      <w:r>
        <w:rPr>
          <w:i/>
        </w:rPr>
        <w:t xml:space="preserve"> 2 </w:t>
      </w:r>
      <w:r>
        <w:rPr>
          <w:i/>
        </w:rPr>
        <w:t>期</w:t>
      </w:r>
      <w:r>
        <w:rPr>
          <w:i/>
        </w:rPr>
        <w:t xml:space="preserve"> </w:t>
      </w:r>
      <w:r>
        <w:rPr>
          <w:i/>
        </w:rPr>
        <w:t>周防大島町人口ビジョン</w:t>
      </w:r>
      <w:r>
        <w:t xml:space="preserve">. </w:t>
      </w:r>
      <w:r>
        <w:t>周防大島町公式ホームページ</w:t>
      </w:r>
      <w:r>
        <w:t xml:space="preserve">. </w:t>
      </w:r>
      <w:r>
        <w:t>アクセス日</w:t>
      </w:r>
      <w:r>
        <w:t xml:space="preserve">: 2024 </w:t>
      </w:r>
      <w:r>
        <w:t>年</w:t>
      </w:r>
      <w:r>
        <w:t xml:space="preserve"> 12 </w:t>
      </w:r>
      <w:r>
        <w:t>月</w:t>
      </w:r>
      <w:r>
        <w:t xml:space="preserve"> 14 </w:t>
      </w:r>
      <w:r>
        <w:t>日</w:t>
      </w:r>
      <w:r>
        <w:t>. https://www.town.suo-oshima.lg.jp/uploaded/attachment/6470.pdf</w:t>
      </w:r>
    </w:p>
    <w:p w14:paraId="183D9D5D" w14:textId="77777777" w:rsidR="00692B7C" w:rsidRDefault="008C2AF3" w:rsidP="00E3648F">
      <w:pPr>
        <w:pStyle w:val="reference"/>
      </w:pPr>
      <w:r>
        <w:t>統計でみる都道府県・市区町村のすがた</w:t>
      </w:r>
      <w:r>
        <w:t xml:space="preserve">. </w:t>
      </w:r>
      <w:r>
        <w:t>総務省統計局</w:t>
      </w:r>
      <w:r>
        <w:t xml:space="preserve">. </w:t>
      </w:r>
      <w:r>
        <w:t>アクセス日</w:t>
      </w:r>
      <w:r>
        <w:t xml:space="preserve">: 2025 </w:t>
      </w:r>
      <w:r>
        <w:t>年</w:t>
      </w:r>
      <w:r>
        <w:t xml:space="preserve"> 1 </w:t>
      </w:r>
      <w:r>
        <w:t>月</w:t>
      </w:r>
      <w:r>
        <w:t xml:space="preserve"> 13 </w:t>
      </w:r>
      <w:r>
        <w:t>日</w:t>
      </w:r>
      <w:r>
        <w:t>. https://www.e-stat.go.jp/regional-statistics/ssdsview</w:t>
      </w:r>
    </w:p>
    <w:p w14:paraId="0ECAA944" w14:textId="77777777" w:rsidR="00692B7C" w:rsidRDefault="008C2AF3" w:rsidP="00E3648F">
      <w:pPr>
        <w:pStyle w:val="reference"/>
      </w:pPr>
      <w:r>
        <w:t>橋の建設物語</w:t>
      </w:r>
      <w:r>
        <w:t xml:space="preserve"> </w:t>
      </w:r>
      <w:r>
        <w:t>第</w:t>
      </w:r>
      <w:r>
        <w:t xml:space="preserve"> 6 </w:t>
      </w:r>
      <w:r>
        <w:t>章</w:t>
      </w:r>
      <w:r>
        <w:t xml:space="preserve"> </w:t>
      </w:r>
      <w:r>
        <w:t>世界トップクラスの長大橋が並ぶ本四連絡橋</w:t>
      </w:r>
      <w:r>
        <w:t xml:space="preserve"> 6-4. (2001). </w:t>
      </w:r>
      <w:r>
        <w:t>鹿島建設</w:t>
      </w:r>
      <w:r>
        <w:t xml:space="preserve">. </w:t>
      </w:r>
      <w:r>
        <w:t>アクセス日</w:t>
      </w:r>
      <w:r>
        <w:t xml:space="preserve">: 2025 </w:t>
      </w:r>
      <w:r>
        <w:t>年</w:t>
      </w:r>
      <w:r>
        <w:t xml:space="preserve"> 1 </w:t>
      </w:r>
      <w:r>
        <w:t>月</w:t>
      </w:r>
      <w:r>
        <w:t xml:space="preserve"> 13 </w:t>
      </w:r>
      <w:r>
        <w:t>日</w:t>
      </w:r>
      <w:r>
        <w:t>. https://www.kajima.co.jp/gallery/const_museum/hashi/history/06/main6.html</w:t>
      </w:r>
    </w:p>
    <w:p w14:paraId="0FCC5D30" w14:textId="77777777" w:rsidR="00692B7C" w:rsidRDefault="008C2AF3" w:rsidP="00E3648F">
      <w:pPr>
        <w:pStyle w:val="reference"/>
      </w:pPr>
      <w:r>
        <w:rPr>
          <w:i/>
        </w:rPr>
        <w:t>平成</w:t>
      </w:r>
      <w:r>
        <w:rPr>
          <w:i/>
        </w:rPr>
        <w:t xml:space="preserve"> 7 </w:t>
      </w:r>
      <w:r>
        <w:rPr>
          <w:i/>
        </w:rPr>
        <w:t>年国勢調査</w:t>
      </w:r>
      <w:r>
        <w:t xml:space="preserve">. (1995). </w:t>
      </w:r>
      <w:r>
        <w:t>総務省統計局</w:t>
      </w:r>
      <w:r>
        <w:t xml:space="preserve">. </w:t>
      </w:r>
      <w:r>
        <w:t>アクセス日</w:t>
      </w:r>
      <w:r>
        <w:t xml:space="preserve">: 2024 </w:t>
      </w:r>
      <w:r>
        <w:t>年</w:t>
      </w:r>
      <w:r>
        <w:t xml:space="preserve"> 12 </w:t>
      </w:r>
      <w:r>
        <w:t>月</w:t>
      </w:r>
      <w:r>
        <w:t xml:space="preserve"> 14 </w:t>
      </w:r>
      <w:r>
        <w:t>日</w:t>
      </w:r>
      <w:r>
        <w:t>. https://www.stat.go.jp/data/kokusei/1995/index.html</w:t>
      </w:r>
    </w:p>
    <w:p w14:paraId="2E1FB8DB" w14:textId="77777777" w:rsidR="00692B7C" w:rsidRDefault="008C2AF3" w:rsidP="00E3648F">
      <w:pPr>
        <w:pStyle w:val="reference"/>
      </w:pPr>
      <w:r>
        <w:rPr>
          <w:i/>
        </w:rPr>
        <w:t>平成</w:t>
      </w:r>
      <w:r>
        <w:rPr>
          <w:i/>
        </w:rPr>
        <w:t xml:space="preserve"> 12 </w:t>
      </w:r>
      <w:r>
        <w:rPr>
          <w:i/>
        </w:rPr>
        <w:t>年国勢調査</w:t>
      </w:r>
      <w:r>
        <w:t>. (2000).</w:t>
      </w:r>
      <w:r>
        <w:t>総務省統計局</w:t>
      </w:r>
      <w:r>
        <w:t xml:space="preserve">. </w:t>
      </w:r>
      <w:r>
        <w:t>アクセス日</w:t>
      </w:r>
      <w:r>
        <w:t xml:space="preserve">: 2024 </w:t>
      </w:r>
      <w:r>
        <w:t>年</w:t>
      </w:r>
      <w:r>
        <w:t xml:space="preserve"> 12 </w:t>
      </w:r>
      <w:r>
        <w:t>月</w:t>
      </w:r>
      <w:r>
        <w:t xml:space="preserve"> 14 </w:t>
      </w:r>
      <w:r>
        <w:t>日</w:t>
      </w:r>
      <w:r>
        <w:t>. https://www.stat.go.jp/data/kokusei/2000/index.html</w:t>
      </w:r>
    </w:p>
    <w:p w14:paraId="120368CD" w14:textId="77777777" w:rsidR="00692B7C" w:rsidRDefault="008C2AF3" w:rsidP="00E3648F">
      <w:pPr>
        <w:pStyle w:val="reference"/>
      </w:pPr>
      <w:r>
        <w:rPr>
          <w:i/>
        </w:rPr>
        <w:t>平成</w:t>
      </w:r>
      <w:r>
        <w:rPr>
          <w:i/>
        </w:rPr>
        <w:t xml:space="preserve"> 17 </w:t>
      </w:r>
      <w:r>
        <w:rPr>
          <w:i/>
        </w:rPr>
        <w:t>年国勢調査</w:t>
      </w:r>
      <w:r>
        <w:t>. (2005).</w:t>
      </w:r>
      <w:r>
        <w:t>総務省統計局</w:t>
      </w:r>
      <w:r>
        <w:t xml:space="preserve">. </w:t>
      </w:r>
      <w:r>
        <w:t>アクセス日</w:t>
      </w:r>
      <w:r>
        <w:t xml:space="preserve">: 2024 </w:t>
      </w:r>
      <w:r>
        <w:t>年</w:t>
      </w:r>
      <w:r>
        <w:t xml:space="preserve"> 12 </w:t>
      </w:r>
      <w:r>
        <w:t>月</w:t>
      </w:r>
      <w:r>
        <w:t xml:space="preserve"> 14 </w:t>
      </w:r>
      <w:r>
        <w:t>日</w:t>
      </w:r>
      <w:r>
        <w:t>. https://www.stat.go.jp/data/kokusei/2005/index.html</w:t>
      </w:r>
    </w:p>
    <w:p w14:paraId="27D83FA4" w14:textId="77777777" w:rsidR="00692B7C" w:rsidRDefault="008C2AF3" w:rsidP="00E3648F">
      <w:pPr>
        <w:pStyle w:val="reference"/>
      </w:pPr>
      <w:r>
        <w:rPr>
          <w:i/>
        </w:rPr>
        <w:lastRenderedPageBreak/>
        <w:t>平成</w:t>
      </w:r>
      <w:r>
        <w:rPr>
          <w:i/>
        </w:rPr>
        <w:t xml:space="preserve"> 22 </w:t>
      </w:r>
      <w:r>
        <w:rPr>
          <w:i/>
        </w:rPr>
        <w:t>年国勢調査</w:t>
      </w:r>
      <w:r>
        <w:t>. (2010).</w:t>
      </w:r>
      <w:r>
        <w:t>総務省統計局</w:t>
      </w:r>
      <w:r>
        <w:t xml:space="preserve">. </w:t>
      </w:r>
      <w:r>
        <w:t>アクセス日</w:t>
      </w:r>
      <w:r>
        <w:t xml:space="preserve">: 2024 </w:t>
      </w:r>
      <w:r>
        <w:t>年</w:t>
      </w:r>
      <w:r>
        <w:t xml:space="preserve"> 12 </w:t>
      </w:r>
      <w:r>
        <w:t>月</w:t>
      </w:r>
      <w:r>
        <w:t xml:space="preserve"> 14 </w:t>
      </w:r>
      <w:r>
        <w:t>日</w:t>
      </w:r>
      <w:r>
        <w:t>. https://www.stat.go.jp/data/kokusei/2010/index.html</w:t>
      </w:r>
    </w:p>
    <w:p w14:paraId="2E0E2EC7" w14:textId="77777777" w:rsidR="00692B7C" w:rsidRDefault="008C2AF3" w:rsidP="00E3648F">
      <w:pPr>
        <w:pStyle w:val="reference"/>
      </w:pPr>
      <w:r>
        <w:rPr>
          <w:i/>
        </w:rPr>
        <w:t>平成</w:t>
      </w:r>
      <w:r>
        <w:rPr>
          <w:i/>
        </w:rPr>
        <w:t xml:space="preserve"> 27 </w:t>
      </w:r>
      <w:r>
        <w:rPr>
          <w:i/>
        </w:rPr>
        <w:t>年国勢調査</w:t>
      </w:r>
      <w:r>
        <w:t xml:space="preserve">. (2015). </w:t>
      </w:r>
      <w:r>
        <w:t>総務省統計局</w:t>
      </w:r>
      <w:r>
        <w:t xml:space="preserve">. </w:t>
      </w:r>
      <w:r>
        <w:t>アクセス日</w:t>
      </w:r>
      <w:r>
        <w:t xml:space="preserve">: 2024 </w:t>
      </w:r>
      <w:r>
        <w:t>年</w:t>
      </w:r>
      <w:r>
        <w:t xml:space="preserve"> 12 </w:t>
      </w:r>
      <w:r>
        <w:t>月</w:t>
      </w:r>
      <w:r>
        <w:t xml:space="preserve"> 14 </w:t>
      </w:r>
      <w:r>
        <w:t>日</w:t>
      </w:r>
      <w:r>
        <w:t>. https://www.stat.go.jp/data/kokusei/2015/index.html</w:t>
      </w:r>
    </w:p>
    <w:p w14:paraId="7125449C" w14:textId="77777777" w:rsidR="00692B7C" w:rsidRDefault="008C2AF3" w:rsidP="00E3648F">
      <w:pPr>
        <w:pStyle w:val="reference"/>
      </w:pPr>
      <w:r>
        <w:rPr>
          <w:i/>
        </w:rPr>
        <w:t>令和</w:t>
      </w:r>
      <w:r>
        <w:rPr>
          <w:i/>
        </w:rPr>
        <w:t xml:space="preserve"> 2 </w:t>
      </w:r>
      <w:r>
        <w:rPr>
          <w:i/>
        </w:rPr>
        <w:t>年国勢調査</w:t>
      </w:r>
      <w:r>
        <w:t xml:space="preserve">. (2020). </w:t>
      </w:r>
      <w:r>
        <w:t>総務省統計局</w:t>
      </w:r>
      <w:r>
        <w:t xml:space="preserve">. </w:t>
      </w:r>
      <w:r>
        <w:t>アクセス日</w:t>
      </w:r>
      <w:r>
        <w:t xml:space="preserve">: 2024 </w:t>
      </w:r>
      <w:r>
        <w:t>年</w:t>
      </w:r>
      <w:r>
        <w:t xml:space="preserve"> 12 </w:t>
      </w:r>
      <w:r>
        <w:t>月</w:t>
      </w:r>
      <w:r>
        <w:t xml:space="preserve"> 14 </w:t>
      </w:r>
      <w:r>
        <w:t>日</w:t>
      </w:r>
      <w:r>
        <w:t>. https://www.stat.go.jp/data/kokusei/2020/index.html</w:t>
      </w:r>
    </w:p>
    <w:p w14:paraId="3DC5F6FA" w14:textId="77777777" w:rsidR="00692B7C" w:rsidRDefault="008C2AF3" w:rsidP="00E3648F">
      <w:pPr>
        <w:pStyle w:val="reference"/>
      </w:pPr>
      <w:r>
        <w:t>ものつくり大学</w:t>
      </w:r>
      <w:r>
        <w:t xml:space="preserve"> </w:t>
      </w:r>
      <w:r>
        <w:t>建設学科</w:t>
      </w:r>
      <w:r>
        <w:t xml:space="preserve"> </w:t>
      </w:r>
      <w:r>
        <w:t>橋梁・構造研究室</w:t>
      </w:r>
      <w:r>
        <w:t>(</w:t>
      </w:r>
      <w:r>
        <w:t>大垣研究室</w:t>
      </w:r>
      <w:r>
        <w:t xml:space="preserve">). (2024). </w:t>
      </w:r>
      <w:r>
        <w:rPr>
          <w:i/>
        </w:rPr>
        <w:t>徳島の橋，建造物</w:t>
      </w:r>
      <w:r>
        <w:t xml:space="preserve">. </w:t>
      </w:r>
      <w:r>
        <w:t>アクセス日</w:t>
      </w:r>
      <w:r>
        <w:t xml:space="preserve">: 2025 </w:t>
      </w:r>
      <w:r>
        <w:t>年</w:t>
      </w:r>
      <w:r>
        <w:t xml:space="preserve"> 1 </w:t>
      </w:r>
      <w:r>
        <w:t>月</w:t>
      </w:r>
      <w:r>
        <w:t xml:space="preserve"> 13 </w:t>
      </w:r>
      <w:r>
        <w:t>日</w:t>
      </w:r>
      <w:r>
        <w:t>. https://www.iot.ac.jp/building/ohgaki/%E5%BE%B3%E5%B3%B6%E3%81%AE%E6%A9%8B/</w:t>
      </w:r>
    </w:p>
    <w:sectPr w:rsidR="00692B7C">
      <w:pgSz w:w="12240" w:h="15840"/>
      <w:pgMar w:top="1985" w:right="1701" w:bottom="1701"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tomoyoshi yabu" w:date="2025-01-15T10:03:00Z" w:initials="ty">
    <w:p w14:paraId="7C5C1191" w14:textId="721891D1" w:rsidR="00D90DBA" w:rsidRDefault="00D90DBA">
      <w:pPr>
        <w:pStyle w:val="af2"/>
      </w:pPr>
      <w:r>
        <w:rPr>
          <w:rStyle w:val="af1"/>
        </w:rPr>
        <w:annotationRef/>
      </w:r>
      <w:r>
        <w:rPr>
          <w:rFonts w:hint="eastAsia"/>
          <w:lang w:eastAsia="ja-JP"/>
        </w:rPr>
        <w:t>連絡先、謝辞をいれる</w:t>
      </w:r>
    </w:p>
  </w:comment>
  <w:comment w:id="8" w:author="tomoyoshi yabu" w:date="2025-01-15T09:30:00Z" w:initials="ty">
    <w:p w14:paraId="58591D57" w14:textId="2ADDD75F" w:rsidR="00CB719A" w:rsidRDefault="00CB719A">
      <w:pPr>
        <w:pStyle w:val="af2"/>
        <w:rPr>
          <w:rFonts w:hint="eastAsia"/>
          <w:lang w:eastAsia="ja-JP"/>
        </w:rPr>
      </w:pPr>
      <w:r>
        <w:rPr>
          <w:rStyle w:val="af1"/>
        </w:rPr>
        <w:annotationRef/>
      </w:r>
      <w:r>
        <w:rPr>
          <w:rFonts w:hint="eastAsia"/>
          <w:lang w:eastAsia="ja-JP"/>
        </w:rPr>
        <w:t>納得できる結果だね</w:t>
      </w:r>
    </w:p>
  </w:comment>
  <w:comment w:id="9" w:author="tomoyoshi yabu" w:date="2025-01-15T09:31:00Z" w:initials="ty">
    <w:p w14:paraId="5EB7D226" w14:textId="7EE59FCE" w:rsidR="00CB719A" w:rsidRDefault="00CB719A">
      <w:pPr>
        <w:pStyle w:val="af2"/>
        <w:rPr>
          <w:rFonts w:hint="eastAsia"/>
          <w:lang w:eastAsia="ja-JP"/>
        </w:rPr>
      </w:pPr>
      <w:r>
        <w:rPr>
          <w:rStyle w:val="af1"/>
        </w:rPr>
        <w:annotationRef/>
      </w:r>
      <w:r>
        <w:rPr>
          <w:rFonts w:hint="eastAsia"/>
          <w:lang w:eastAsia="ja-JP"/>
        </w:rPr>
        <w:t>これもありそうだね。要約を見た限り、かなり面白そうな印象</w:t>
      </w:r>
    </w:p>
  </w:comment>
  <w:comment w:id="10" w:author="tomoyoshi yabu" w:date="2025-01-15T09:31:00Z" w:initials="ty">
    <w:p w14:paraId="27EEE7A0" w14:textId="25AD1A99" w:rsidR="00CB719A" w:rsidRDefault="00CB719A">
      <w:pPr>
        <w:pStyle w:val="af2"/>
        <w:rPr>
          <w:rFonts w:hint="eastAsia"/>
          <w:lang w:eastAsia="ja-JP"/>
        </w:rPr>
      </w:pPr>
      <w:r>
        <w:rPr>
          <w:rStyle w:val="af1"/>
        </w:rPr>
        <w:annotationRef/>
      </w:r>
      <w:r>
        <w:rPr>
          <w:rFonts w:hint="eastAsia"/>
          <w:lang w:eastAsia="ja-JP"/>
        </w:rPr>
        <w:t>2</w:t>
      </w:r>
      <w:r>
        <w:rPr>
          <w:rFonts w:hint="eastAsia"/>
          <w:lang w:eastAsia="ja-JP"/>
        </w:rPr>
        <w:t>、</w:t>
      </w:r>
      <w:r>
        <w:rPr>
          <w:rFonts w:hint="eastAsia"/>
          <w:lang w:eastAsia="ja-JP"/>
        </w:rPr>
        <w:t>3</w:t>
      </w:r>
      <w:r>
        <w:rPr>
          <w:rFonts w:hint="eastAsia"/>
          <w:lang w:eastAsia="ja-JP"/>
        </w:rPr>
        <w:t>個減らせる？</w:t>
      </w:r>
    </w:p>
  </w:comment>
  <w:comment w:id="13" w:author="tomoyoshi yabu" w:date="2025-01-15T09:31:00Z" w:initials="ty">
    <w:p w14:paraId="090F30FF" w14:textId="7B615512" w:rsidR="00CB719A" w:rsidRDefault="00CB719A">
      <w:pPr>
        <w:pStyle w:val="af2"/>
      </w:pPr>
      <w:r>
        <w:rPr>
          <w:rStyle w:val="af1"/>
        </w:rPr>
        <w:annotationRef/>
      </w:r>
      <w:r>
        <w:rPr>
          <w:rFonts w:hint="eastAsia"/>
          <w:lang w:eastAsia="ja-JP"/>
        </w:rPr>
        <w:t>日本語なのでインデントはいれましょう。この後は直さないので自分で修正してください。</w:t>
      </w:r>
    </w:p>
  </w:comment>
  <w:comment w:id="19" w:author="tomoyoshi yabu" w:date="2025-01-15T09:36:00Z" w:initials="ty">
    <w:p w14:paraId="40A74103" w14:textId="41CDDEB3" w:rsidR="00116D5F" w:rsidRDefault="00116D5F">
      <w:pPr>
        <w:pStyle w:val="af2"/>
      </w:pPr>
      <w:r>
        <w:rPr>
          <w:rStyle w:val="af1"/>
        </w:rPr>
        <w:annotationRef/>
      </w:r>
      <w:r>
        <w:rPr>
          <w:rFonts w:hint="eastAsia"/>
          <w:lang w:eastAsia="ja-JP"/>
        </w:rPr>
        <w:t>論文は節、それより下は項と言うことが多い気概します。</w:t>
      </w:r>
    </w:p>
  </w:comment>
  <w:comment w:id="33" w:author="tomoyoshi yabu" w:date="2025-01-15T09:37:00Z" w:initials="ty">
    <w:p w14:paraId="78483CE4" w14:textId="3085D9B8" w:rsidR="00116D5F" w:rsidRDefault="00116D5F">
      <w:pPr>
        <w:pStyle w:val="af2"/>
        <w:rPr>
          <w:rFonts w:hint="eastAsia"/>
          <w:lang w:eastAsia="ja-JP"/>
        </w:rPr>
      </w:pPr>
      <w:r>
        <w:rPr>
          <w:rStyle w:val="af1"/>
        </w:rPr>
        <w:annotationRef/>
      </w:r>
      <w:r>
        <w:rPr>
          <w:rFonts w:hint="eastAsia"/>
          <w:lang w:eastAsia="ja-JP"/>
        </w:rPr>
        <w:t>分かりやすい情報なので文中で説明したら十分です</w:t>
      </w:r>
    </w:p>
  </w:comment>
  <w:comment w:id="73" w:author="tomoyoshi yabu" w:date="2025-01-15T09:50:00Z" w:initials="ty">
    <w:p w14:paraId="20D039D1" w14:textId="25A7674F" w:rsidR="00BC5E7F" w:rsidRDefault="00BC5E7F">
      <w:pPr>
        <w:pStyle w:val="af2"/>
        <w:rPr>
          <w:rFonts w:hint="eastAsia"/>
          <w:lang w:eastAsia="ja-JP"/>
        </w:rPr>
      </w:pPr>
      <w:r>
        <w:rPr>
          <w:rStyle w:val="af1"/>
        </w:rPr>
        <w:annotationRef/>
      </w:r>
      <w:r>
        <w:rPr>
          <w:rFonts w:hint="eastAsia"/>
          <w:lang w:eastAsia="ja-JP"/>
        </w:rPr>
        <w:t>色は</w:t>
      </w:r>
      <w:r>
        <w:rPr>
          <w:rFonts w:hint="eastAsia"/>
          <w:lang w:eastAsia="ja-JP"/>
        </w:rPr>
        <w:t>3</w:t>
      </w:r>
      <w:r>
        <w:rPr>
          <w:rFonts w:hint="eastAsia"/>
          <w:lang w:eastAsia="ja-JP"/>
        </w:rPr>
        <w:t>列目以降なので</w:t>
      </w:r>
    </w:p>
  </w:comment>
  <w:comment w:id="81" w:author="tomoyoshi yabu" w:date="2025-01-15T09:51:00Z" w:initials="ty">
    <w:p w14:paraId="542744BE" w14:textId="1E4A496A" w:rsidR="00BC5E7F" w:rsidRDefault="00BC5E7F">
      <w:pPr>
        <w:pStyle w:val="af2"/>
      </w:pPr>
      <w:r>
        <w:rPr>
          <w:rStyle w:val="af1"/>
        </w:rPr>
        <w:annotationRef/>
      </w:r>
      <w:r>
        <w:rPr>
          <w:rFonts w:hint="eastAsia"/>
          <w:lang w:eastAsia="ja-JP"/>
        </w:rPr>
        <w:t>全ての図表に通し番号、タイトルをいれてください。</w:t>
      </w:r>
    </w:p>
  </w:comment>
  <w:comment w:id="85" w:author="tomoyoshi yabu" w:date="2025-01-15T09:51:00Z" w:initials="ty">
    <w:p w14:paraId="40480765" w14:textId="775BCBB7" w:rsidR="00BC5E7F" w:rsidRDefault="00BC5E7F">
      <w:pPr>
        <w:pStyle w:val="af2"/>
      </w:pPr>
      <w:r>
        <w:rPr>
          <w:rStyle w:val="af1"/>
        </w:rPr>
        <w:annotationRef/>
      </w:r>
    </w:p>
  </w:comment>
  <w:comment w:id="94" w:author="tomoyoshi yabu" w:date="2025-01-15T09:54:00Z" w:initials="ty">
    <w:p w14:paraId="653F66DC" w14:textId="4303B4DC" w:rsidR="00BC5E7F" w:rsidRDefault="00BC5E7F">
      <w:pPr>
        <w:pStyle w:val="af2"/>
        <w:rPr>
          <w:rFonts w:hint="eastAsia"/>
          <w:lang w:eastAsia="ja-JP"/>
        </w:rPr>
      </w:pPr>
      <w:r>
        <w:rPr>
          <w:rStyle w:val="af1"/>
        </w:rPr>
        <w:annotationRef/>
      </w:r>
      <w:r>
        <w:rPr>
          <w:rFonts w:hint="eastAsia"/>
          <w:lang w:eastAsia="ja-JP"/>
        </w:rPr>
        <w:t>対象群も平均をとったらきれいかな？</w:t>
      </w:r>
    </w:p>
  </w:comment>
  <w:comment w:id="116" w:author="tomoyoshi yabu" w:date="2025-01-15T09:57:00Z" w:initials="ty">
    <w:p w14:paraId="1B401CDE" w14:textId="7D64EB44" w:rsidR="00A63C91" w:rsidRDefault="00A63C91">
      <w:pPr>
        <w:pStyle w:val="af2"/>
        <w:rPr>
          <w:rFonts w:hint="eastAsia"/>
          <w:lang w:eastAsia="ja-JP"/>
        </w:rPr>
      </w:pPr>
      <w:r>
        <w:rPr>
          <w:rStyle w:val="af1"/>
        </w:rPr>
        <w:annotationRef/>
      </w:r>
      <w:r>
        <w:rPr>
          <w:rFonts w:hint="eastAsia"/>
          <w:lang w:eastAsia="ja-JP"/>
        </w:rPr>
        <w:t>表にするには情報が少ない。文中で書いたほうがよいのでは。そもそも図があるので、これでかなりわかります。</w:t>
      </w:r>
    </w:p>
  </w:comment>
  <w:comment w:id="140" w:author="tomoyoshi yabu" w:date="2025-01-15T09:58:00Z" w:initials="ty">
    <w:p w14:paraId="1040846E" w14:textId="36132E7B" w:rsidR="00A63C91" w:rsidRDefault="00A63C91">
      <w:pPr>
        <w:pStyle w:val="af2"/>
        <w:rPr>
          <w:lang w:eastAsia="ja-JP"/>
        </w:rPr>
      </w:pPr>
      <w:r>
        <w:rPr>
          <w:rStyle w:val="af1"/>
        </w:rPr>
        <w:annotationRef/>
      </w:r>
      <w:r>
        <w:rPr>
          <w:rFonts w:hint="eastAsia"/>
          <w:lang w:eastAsia="ja-JP"/>
        </w:rPr>
        <w:t>これは聞いたことがなかったです。そんなに違和感もないですが、私が読んだ本には書いていなかったです。出所を書いてください。</w:t>
      </w:r>
    </w:p>
  </w:comment>
  <w:comment w:id="160" w:author="tomoyoshi yabu" w:date="2025-01-15T10:04:00Z" w:initials="ty">
    <w:p w14:paraId="75DDD4CE" w14:textId="720323D0" w:rsidR="00D90DBA" w:rsidRDefault="00D90DBA">
      <w:pPr>
        <w:pStyle w:val="af2"/>
        <w:rPr>
          <w:rFonts w:hint="eastAsia"/>
          <w:lang w:eastAsia="ja-JP"/>
        </w:rPr>
      </w:pPr>
      <w:r>
        <w:rPr>
          <w:rStyle w:val="af1"/>
        </w:rPr>
        <w:annotationRef/>
      </w:r>
      <w:r>
        <w:rPr>
          <w:rFonts w:hint="eastAsia"/>
          <w:lang w:eastAsia="ja-JP"/>
        </w:rPr>
        <w:t>EAP</w:t>
      </w:r>
      <w:r w:rsidR="00BC3308">
        <w:rPr>
          <w:rFonts w:hint="eastAsia"/>
          <w:lang w:eastAsia="ja-JP"/>
        </w:rPr>
        <w:t>の説明は脚注にありますが、</w:t>
      </w:r>
      <w:r>
        <w:rPr>
          <w:rFonts w:hint="eastAsia"/>
          <w:lang w:eastAsia="ja-JP"/>
        </w:rPr>
        <w:t>文中で</w:t>
      </w:r>
      <w:r w:rsidR="00BC3308">
        <w:rPr>
          <w:rFonts w:hint="eastAsia"/>
          <w:lang w:eastAsia="ja-JP"/>
        </w:rPr>
        <w:t>も</w:t>
      </w:r>
      <w:r>
        <w:rPr>
          <w:rFonts w:hint="eastAsia"/>
          <w:lang w:eastAsia="ja-JP"/>
        </w:rPr>
        <w:t>意味を説明したほうがよいです。</w:t>
      </w:r>
      <w:r w:rsidR="00E142B1">
        <w:rPr>
          <w:lang w:eastAsia="ja-JP"/>
        </w:rPr>
        <w:t>P</w:t>
      </w:r>
      <w:r w:rsidR="00E142B1">
        <w:rPr>
          <w:rFonts w:hint="eastAsia"/>
          <w:lang w:eastAsia="ja-JP"/>
        </w:rPr>
        <w:t>ost.sd</w:t>
      </w:r>
      <w:r w:rsidR="00E142B1">
        <w:rPr>
          <w:rFonts w:hint="eastAsia"/>
          <w:lang w:eastAsia="ja-JP"/>
        </w:rPr>
        <w:t>も。</w:t>
      </w:r>
      <w:r w:rsidR="00E142B1">
        <w:rPr>
          <w:rFonts w:hint="eastAsia"/>
          <w:lang w:eastAsia="ja-JP"/>
        </w:rPr>
        <w:t>R^</w:t>
      </w:r>
      <w:r w:rsidR="00E142B1">
        <w:rPr>
          <w:rFonts w:hint="eastAsia"/>
          <w:lang w:eastAsia="ja-JP"/>
        </w:rPr>
        <w:t>も。</w:t>
      </w:r>
    </w:p>
  </w:comment>
  <w:comment w:id="162" w:author="tomoyoshi yabu" w:date="2025-01-15T10:01:00Z" w:initials="ty">
    <w:p w14:paraId="0A49A8E2" w14:textId="0AFC4B95" w:rsidR="00D90DBA" w:rsidRDefault="00D90DBA">
      <w:pPr>
        <w:pStyle w:val="af2"/>
        <w:rPr>
          <w:rFonts w:hint="eastAsia"/>
          <w:lang w:eastAsia="ja-JP"/>
        </w:rPr>
      </w:pPr>
      <w:r>
        <w:rPr>
          <w:rStyle w:val="af1"/>
        </w:rPr>
        <w:annotationRef/>
      </w:r>
      <w:r>
        <w:rPr>
          <w:rFonts w:hint="eastAsia"/>
          <w:lang w:eastAsia="ja-JP"/>
        </w:rPr>
        <w:t>90%</w:t>
      </w:r>
      <w:r>
        <w:rPr>
          <w:rFonts w:hint="eastAsia"/>
          <w:lang w:eastAsia="ja-JP"/>
        </w:rPr>
        <w:t>信頼区間にしたら？区間が広い場合は</w:t>
      </w:r>
      <w:r>
        <w:rPr>
          <w:rFonts w:hint="eastAsia"/>
          <w:lang w:eastAsia="ja-JP"/>
        </w:rPr>
        <w:t>90%</w:t>
      </w:r>
      <w:r>
        <w:rPr>
          <w:rFonts w:hint="eastAsia"/>
          <w:lang w:eastAsia="ja-JP"/>
        </w:rPr>
        <w:t>信頼区間や</w:t>
      </w:r>
      <w:r>
        <w:rPr>
          <w:rFonts w:hint="eastAsia"/>
          <w:lang w:eastAsia="ja-JP"/>
        </w:rPr>
        <w:t>1</w:t>
      </w:r>
      <w:r>
        <w:rPr>
          <w:rFonts w:hint="eastAsia"/>
          <w:lang w:eastAsia="ja-JP"/>
        </w:rPr>
        <w:t>標準偏差区間を使ったりします。</w:t>
      </w:r>
    </w:p>
  </w:comment>
  <w:comment w:id="169" w:author="tomoyoshi yabu" w:date="2025-01-15T10:18:00Z" w:initials="ty">
    <w:p w14:paraId="3C557BFE" w14:textId="4DF4384B" w:rsidR="00D03AC1" w:rsidRDefault="00D03AC1">
      <w:pPr>
        <w:pStyle w:val="af2"/>
      </w:pPr>
      <w:r>
        <w:rPr>
          <w:rStyle w:val="af1"/>
        </w:rPr>
        <w:annotationRef/>
      </w:r>
      <w:r>
        <w:rPr>
          <w:rFonts w:hint="eastAsia"/>
          <w:lang w:eastAsia="ja-JP"/>
        </w:rPr>
        <w:t>全般的に効果がありますが、効果の大小を決めているのは何でしょうか。それがわかったらもっと面白いですね。</w:t>
      </w:r>
    </w:p>
  </w:comment>
  <w:comment w:id="173" w:author="tomoyoshi yabu" w:date="2025-01-15T10:10:00Z" w:initials="ty">
    <w:p w14:paraId="523CC199" w14:textId="51AB6D12" w:rsidR="00A5081C" w:rsidRDefault="00A5081C">
      <w:pPr>
        <w:pStyle w:val="af2"/>
        <w:rPr>
          <w:rFonts w:hint="eastAsia"/>
          <w:lang w:eastAsia="ja-JP"/>
        </w:rPr>
      </w:pPr>
      <w:r>
        <w:rPr>
          <w:rStyle w:val="af1"/>
        </w:rPr>
        <w:annotationRef/>
      </w:r>
      <w:r>
        <w:rPr>
          <w:rFonts w:hint="eastAsia"/>
          <w:lang w:eastAsia="ja-JP"/>
        </w:rPr>
        <w:t>上図の点線を文中でも説明したほうがよいです。脚注だけでは不十分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5C1191" w15:done="0"/>
  <w15:commentEx w15:paraId="58591D57" w15:done="0"/>
  <w15:commentEx w15:paraId="5EB7D226" w15:done="0"/>
  <w15:commentEx w15:paraId="27EEE7A0" w15:done="0"/>
  <w15:commentEx w15:paraId="090F30FF" w15:done="0"/>
  <w15:commentEx w15:paraId="40A74103" w15:done="0"/>
  <w15:commentEx w15:paraId="78483CE4" w15:done="0"/>
  <w15:commentEx w15:paraId="20D039D1" w15:done="0"/>
  <w15:commentEx w15:paraId="542744BE" w15:done="0"/>
  <w15:commentEx w15:paraId="40480765" w15:done="0"/>
  <w15:commentEx w15:paraId="653F66DC" w15:done="0"/>
  <w15:commentEx w15:paraId="1B401CDE" w15:done="0"/>
  <w15:commentEx w15:paraId="1040846E" w15:done="0"/>
  <w15:commentEx w15:paraId="75DDD4CE" w15:done="0"/>
  <w15:commentEx w15:paraId="0A49A8E2" w15:done="0"/>
  <w15:commentEx w15:paraId="3C557BFE" w15:done="0"/>
  <w15:commentEx w15:paraId="523CC1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699C04F" w16cex:dateUtc="2025-01-15T01:03:00Z"/>
  <w16cex:commentExtensible w16cex:durableId="6704911C" w16cex:dateUtc="2025-01-15T00:30:00Z"/>
  <w16cex:commentExtensible w16cex:durableId="138F937E" w16cex:dateUtc="2025-01-15T00:31:00Z"/>
  <w16cex:commentExtensible w16cex:durableId="7F989082" w16cex:dateUtc="2025-01-15T00:31:00Z"/>
  <w16cex:commentExtensible w16cex:durableId="107A40F9" w16cex:dateUtc="2025-01-15T00:31:00Z"/>
  <w16cex:commentExtensible w16cex:durableId="13B29038" w16cex:dateUtc="2025-01-15T00:36:00Z"/>
  <w16cex:commentExtensible w16cex:durableId="687BF3E9" w16cex:dateUtc="2025-01-15T00:37:00Z"/>
  <w16cex:commentExtensible w16cex:durableId="78BA7A82" w16cex:dateUtc="2025-01-15T00:50:00Z"/>
  <w16cex:commentExtensible w16cex:durableId="6F44A309" w16cex:dateUtc="2025-01-15T00:51:00Z"/>
  <w16cex:commentExtensible w16cex:durableId="037BC29B" w16cex:dateUtc="2025-01-15T00:51:00Z"/>
  <w16cex:commentExtensible w16cex:durableId="38EB80EF" w16cex:dateUtc="2025-01-15T00:54:00Z"/>
  <w16cex:commentExtensible w16cex:durableId="6C8B4875" w16cex:dateUtc="2025-01-15T00:57:00Z"/>
  <w16cex:commentExtensible w16cex:durableId="56B86297" w16cex:dateUtc="2025-01-15T00:58:00Z"/>
  <w16cex:commentExtensible w16cex:durableId="55EB8320" w16cex:dateUtc="2025-01-15T01:04:00Z"/>
  <w16cex:commentExtensible w16cex:durableId="729DC89C" w16cex:dateUtc="2025-01-15T01:01:00Z"/>
  <w16cex:commentExtensible w16cex:durableId="2EB743B4" w16cex:dateUtc="2025-01-15T01:18:00Z"/>
  <w16cex:commentExtensible w16cex:durableId="10B1C32C" w16cex:dateUtc="2025-01-15T0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5C1191" w16cid:durableId="7699C04F"/>
  <w16cid:commentId w16cid:paraId="58591D57" w16cid:durableId="6704911C"/>
  <w16cid:commentId w16cid:paraId="5EB7D226" w16cid:durableId="138F937E"/>
  <w16cid:commentId w16cid:paraId="27EEE7A0" w16cid:durableId="7F989082"/>
  <w16cid:commentId w16cid:paraId="090F30FF" w16cid:durableId="107A40F9"/>
  <w16cid:commentId w16cid:paraId="40A74103" w16cid:durableId="13B29038"/>
  <w16cid:commentId w16cid:paraId="78483CE4" w16cid:durableId="687BF3E9"/>
  <w16cid:commentId w16cid:paraId="20D039D1" w16cid:durableId="78BA7A82"/>
  <w16cid:commentId w16cid:paraId="542744BE" w16cid:durableId="6F44A309"/>
  <w16cid:commentId w16cid:paraId="40480765" w16cid:durableId="037BC29B"/>
  <w16cid:commentId w16cid:paraId="653F66DC" w16cid:durableId="38EB80EF"/>
  <w16cid:commentId w16cid:paraId="1B401CDE" w16cid:durableId="6C8B4875"/>
  <w16cid:commentId w16cid:paraId="1040846E" w16cid:durableId="56B86297"/>
  <w16cid:commentId w16cid:paraId="75DDD4CE" w16cid:durableId="55EB8320"/>
  <w16cid:commentId w16cid:paraId="0A49A8E2" w16cid:durableId="729DC89C"/>
  <w16cid:commentId w16cid:paraId="3C557BFE" w16cid:durableId="2EB743B4"/>
  <w16cid:commentId w16cid:paraId="523CC199" w16cid:durableId="10B1C3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BE6208" w14:textId="77777777" w:rsidR="00670A2D" w:rsidRDefault="00670A2D">
      <w:pPr>
        <w:spacing w:after="0"/>
      </w:pPr>
      <w:r>
        <w:separator/>
      </w:r>
    </w:p>
  </w:endnote>
  <w:endnote w:type="continuationSeparator" w:id="0">
    <w:p w14:paraId="062F351F" w14:textId="77777777" w:rsidR="00670A2D" w:rsidRDefault="00670A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AD7AE7" w14:textId="77777777" w:rsidR="00670A2D" w:rsidRDefault="00670A2D">
      <w:r>
        <w:separator/>
      </w:r>
    </w:p>
  </w:footnote>
  <w:footnote w:type="continuationSeparator" w:id="0">
    <w:p w14:paraId="0CD04B71" w14:textId="77777777" w:rsidR="00670A2D" w:rsidRDefault="00670A2D">
      <w:r>
        <w:continuationSeparator/>
      </w:r>
    </w:p>
  </w:footnote>
  <w:footnote w:id="1">
    <w:p w14:paraId="669309DF" w14:textId="77777777" w:rsidR="00692B7C" w:rsidRDefault="008C2AF3">
      <w:pPr>
        <w:pStyle w:val="aa"/>
        <w:rPr>
          <w:lang w:eastAsia="ja-JP"/>
        </w:rPr>
      </w:pPr>
      <w:r>
        <w:rPr>
          <w:rStyle w:val="ad"/>
        </w:rPr>
        <w:footnoteRef/>
      </w:r>
      <w:r>
        <w:rPr>
          <w:lang w:eastAsia="ja-JP"/>
        </w:rPr>
        <w:t xml:space="preserve"> </w:t>
      </w:r>
      <w:r>
        <w:rPr>
          <w:lang w:eastAsia="ja-JP"/>
        </w:rPr>
        <w:t>都道府県市区町村というウェブサイトから小地域区分を取得し，合計することで人口データを得た．</w:t>
      </w:r>
    </w:p>
  </w:footnote>
  <w:footnote w:id="2">
    <w:p w14:paraId="31EEA6ED" w14:textId="77777777" w:rsidR="00692B7C" w:rsidRDefault="008C2AF3">
      <w:pPr>
        <w:pStyle w:val="aa"/>
        <w:rPr>
          <w:lang w:eastAsia="ja-JP"/>
        </w:rPr>
      </w:pPr>
      <w:r>
        <w:rPr>
          <w:rStyle w:val="ad"/>
        </w:rPr>
        <w:footnoteRef/>
      </w:r>
      <w:r>
        <w:rPr>
          <w:lang w:eastAsia="ja-JP"/>
        </w:rPr>
        <w:t xml:space="preserve"> </w:t>
      </w:r>
      <w:r>
        <w:rPr>
          <w:lang w:eastAsia="ja-JP"/>
        </w:rPr>
        <w:t>地方自治体の情報と</w:t>
      </w:r>
      <w:r>
        <w:rPr>
          <w:lang w:eastAsia="ja-JP"/>
        </w:rPr>
        <w:t xml:space="preserve"> Wikipedia </w:t>
      </w:r>
      <w:r>
        <w:rPr>
          <w:lang w:eastAsia="ja-JP"/>
        </w:rPr>
        <w:t>の情報が異なる場合は前者を採用．</w:t>
      </w:r>
    </w:p>
  </w:footnote>
  <w:footnote w:id="3">
    <w:p w14:paraId="2B868FB1" w14:textId="77777777" w:rsidR="00692B7C" w:rsidRDefault="008C2AF3">
      <w:pPr>
        <w:pStyle w:val="aa"/>
        <w:rPr>
          <w:lang w:eastAsia="ja-JP"/>
        </w:rPr>
      </w:pPr>
      <w:r>
        <w:rPr>
          <w:rStyle w:val="ad"/>
        </w:rPr>
        <w:footnoteRef/>
      </w:r>
      <w:r>
        <w:rPr>
          <w:lang w:eastAsia="ja-JP"/>
        </w:rPr>
        <w:t xml:space="preserve"> PyMC ver 5 </w:t>
      </w:r>
      <w:r>
        <w:rPr>
          <w:lang w:eastAsia="ja-JP"/>
        </w:rPr>
        <w:t>を用いて</w:t>
      </w:r>
      <w:r>
        <w:rPr>
          <w:lang w:eastAsia="ja-JP"/>
        </w:rPr>
        <w:t xml:space="preserve"> NUTS </w:t>
      </w:r>
      <w:r>
        <w:rPr>
          <w:lang w:eastAsia="ja-JP"/>
        </w:rPr>
        <w:t>サンプラー</w:t>
      </w:r>
      <w:r>
        <w:rPr>
          <w:lang w:eastAsia="ja-JP"/>
        </w:rPr>
        <w:t xml:space="preserve"> </w:t>
      </w:r>
      <w:r>
        <w:rPr>
          <w:lang w:eastAsia="ja-JP"/>
        </w:rPr>
        <w:t>と呼ばれるマルコフ連鎖モンテカルロ法を用いて事後分布を推定した．事後分布の推定には</w:t>
      </w:r>
      <w:r>
        <w:rPr>
          <w:lang w:eastAsia="ja-JP"/>
        </w:rPr>
        <w:t xml:space="preserve"> </w:t>
      </w:r>
      <m:oMath>
        <m:r>
          <w:rPr>
            <w:rFonts w:ascii="Cambria Math" w:hAnsi="Cambria Math"/>
            <w:lang w:eastAsia="ja-JP"/>
          </w:rPr>
          <m:t>4</m:t>
        </m:r>
      </m:oMath>
      <w:r>
        <w:rPr>
          <w:lang w:eastAsia="ja-JP"/>
        </w:rPr>
        <w:t xml:space="preserve"> </w:t>
      </w:r>
      <w:r>
        <w:rPr>
          <w:lang w:eastAsia="ja-JP"/>
        </w:rPr>
        <w:t>つのチェーンを用い，各チェーンについて</w:t>
      </w:r>
      <w:r>
        <w:rPr>
          <w:lang w:eastAsia="ja-JP"/>
        </w:rPr>
        <w:t xml:space="preserve"> </w:t>
      </w:r>
      <m:oMath>
        <m:r>
          <w:rPr>
            <w:rFonts w:ascii="Cambria Math" w:hAnsi="Cambria Math"/>
            <w:lang w:eastAsia="ja-JP"/>
          </w:rPr>
          <m:t>2,000</m:t>
        </m:r>
      </m:oMath>
      <w:r>
        <w:rPr>
          <w:lang w:eastAsia="ja-JP"/>
        </w:rPr>
        <w:t xml:space="preserve"> </w:t>
      </w:r>
      <w:r>
        <w:rPr>
          <w:lang w:eastAsia="ja-JP"/>
        </w:rPr>
        <w:t>回の反復を行い，最初の</w:t>
      </w:r>
      <w:r>
        <w:rPr>
          <w:lang w:eastAsia="ja-JP"/>
        </w:rPr>
        <w:t xml:space="preserve"> </w:t>
      </w:r>
      <m:oMath>
        <m:r>
          <w:rPr>
            <w:rFonts w:ascii="Cambria Math" w:hAnsi="Cambria Math"/>
            <w:lang w:eastAsia="ja-JP"/>
          </w:rPr>
          <m:t>2,000</m:t>
        </m:r>
      </m:oMath>
      <w:r>
        <w:rPr>
          <w:lang w:eastAsia="ja-JP"/>
        </w:rPr>
        <w:t xml:space="preserve"> </w:t>
      </w:r>
      <w:r>
        <w:rPr>
          <w:lang w:eastAsia="ja-JP"/>
        </w:rPr>
        <w:t>回をバーンインとして捨てた．収束診断にはゲルマン・ルービンの収束診断を用い，収束診断の基準は</w:t>
      </w:r>
      <w:r>
        <w:rPr>
          <w:lang w:eastAsia="ja-JP"/>
        </w:rPr>
        <w:t xml:space="preserve"> </w:t>
      </w:r>
      <m:oMath>
        <m:r>
          <w:rPr>
            <w:rFonts w:ascii="Cambria Math" w:hAnsi="Cambria Math"/>
            <w:lang w:eastAsia="ja-JP"/>
          </w:rPr>
          <m:t>1.1</m:t>
        </m:r>
      </m:oMath>
      <w:r>
        <w:rPr>
          <w:lang w:eastAsia="ja-JP"/>
        </w:rPr>
        <w:t xml:space="preserve"> </w:t>
      </w:r>
      <w:r>
        <w:rPr>
          <w:lang w:eastAsia="ja-JP"/>
        </w:rPr>
        <w:t>以下とした．</w:t>
      </w:r>
    </w:p>
  </w:footnote>
  <w:footnote w:id="4">
    <w:p w14:paraId="6443389D" w14:textId="77777777" w:rsidR="00692B7C" w:rsidRDefault="008C2AF3">
      <w:pPr>
        <w:pStyle w:val="aa"/>
        <w:rPr>
          <w:lang w:eastAsia="ja-JP"/>
        </w:rPr>
      </w:pPr>
      <w:r>
        <w:rPr>
          <w:rStyle w:val="ad"/>
        </w:rPr>
        <w:footnoteRef/>
      </w:r>
      <w:r>
        <w:rPr>
          <w:lang w:eastAsia="ja-JP"/>
        </w:rPr>
        <w:t xml:space="preserve"> DOORS </w:t>
      </w:r>
      <w:r>
        <w:rPr>
          <w:lang w:eastAsia="ja-JP"/>
        </w:rPr>
        <w:t>編集部</w:t>
      </w:r>
      <w:r>
        <w:rPr>
          <w:lang w:eastAsia="ja-JP"/>
        </w:rPr>
        <w:t xml:space="preserve"> </w:t>
      </w:r>
      <m:oMath>
        <m:r>
          <w:rPr>
            <w:rFonts w:ascii="Cambria Math" w:hAnsi="Cambria Math"/>
            <w:lang w:eastAsia="ja-JP"/>
          </w:rPr>
          <m:t>(2024)</m:t>
        </m:r>
      </m:oMath>
      <w:r>
        <w:rPr>
          <w:lang w:eastAsia="ja-JP"/>
        </w:rPr>
        <w:t xml:space="preserve"> </w:t>
      </w:r>
      <w:r>
        <w:rPr>
          <w:lang w:eastAsia="ja-JP"/>
        </w:rPr>
        <w:t>でも同様に介入前の効果を高く推定する傾向があった．</w:t>
      </w:r>
    </w:p>
  </w:footnote>
  <w:footnote w:id="5">
    <w:p w14:paraId="01DFCB89" w14:textId="77777777" w:rsidR="00692B7C" w:rsidRDefault="008C2AF3">
      <w:pPr>
        <w:pStyle w:val="aa"/>
        <w:rPr>
          <w:lang w:eastAsia="ja-JP"/>
        </w:rPr>
      </w:pPr>
      <w:r>
        <w:rPr>
          <w:rStyle w:val="ad"/>
        </w:rPr>
        <w:footnoteRef/>
      </w:r>
      <w:r>
        <w:rPr>
          <w:lang w:eastAsia="ja-JP"/>
        </w:rPr>
        <w:t xml:space="preserve"> </w:t>
      </w:r>
      <w:r>
        <w:rPr>
          <w:lang w:eastAsia="ja-JP"/>
        </w:rPr>
        <w:t>指数変換により算出．以後断りがない限り指数変換による値を示す．</w:t>
      </w:r>
    </w:p>
  </w:footnote>
  <w:footnote w:id="6">
    <w:p w14:paraId="018FFAD9" w14:textId="77777777" w:rsidR="00692B7C" w:rsidRDefault="008C2AF3">
      <w:pPr>
        <w:pStyle w:val="aa"/>
        <w:rPr>
          <w:lang w:eastAsia="ja-JP"/>
        </w:rPr>
      </w:pPr>
      <w:r>
        <w:rPr>
          <w:rStyle w:val="ad"/>
        </w:rPr>
        <w:footnoteRef/>
      </w:r>
      <w:r>
        <w:rPr>
          <w:lang w:eastAsia="ja-JP"/>
        </w:rPr>
        <w:t xml:space="preserve"> </w:t>
      </w:r>
      <w:r>
        <w:rPr>
          <w:lang w:eastAsia="ja-JP"/>
        </w:rPr>
        <w:t>鹿島建設の資料によると</w:t>
      </w:r>
      <w:r>
        <w:rPr>
          <w:lang w:eastAsia="ja-JP"/>
        </w:rPr>
        <w:t xml:space="preserve"> </w:t>
      </w:r>
      <m:oMath>
        <m:r>
          <w:rPr>
            <w:rFonts w:ascii="Cambria Math" w:hAnsi="Cambria Math"/>
            <w:lang w:eastAsia="ja-JP"/>
          </w:rPr>
          <m:t>1986</m:t>
        </m:r>
      </m:oMath>
      <w:r>
        <w:rPr>
          <w:lang w:eastAsia="ja-JP"/>
        </w:rPr>
        <w:t xml:space="preserve"> </w:t>
      </w:r>
      <w:r>
        <w:rPr>
          <w:lang w:eastAsia="ja-JP"/>
        </w:rPr>
        <w:t>年着工．</w:t>
      </w:r>
      <m:oMath>
        <m:r>
          <w:rPr>
            <w:rFonts w:ascii="Cambria Math" w:hAnsi="Cambria Math"/>
            <w:lang w:eastAsia="ja-JP"/>
          </w:rPr>
          <m:t>1998</m:t>
        </m:r>
      </m:oMath>
      <w:r>
        <w:rPr>
          <w:lang w:eastAsia="ja-JP"/>
        </w:rPr>
        <w:t xml:space="preserve"> </w:t>
      </w:r>
      <w:r>
        <w:rPr>
          <w:lang w:eastAsia="ja-JP"/>
        </w:rPr>
        <w:t>年完成．</w:t>
      </w:r>
    </w:p>
  </w:footnote>
  <w:footnote w:id="7">
    <w:p w14:paraId="0B971388" w14:textId="77777777" w:rsidR="00692B7C" w:rsidRDefault="008C2AF3">
      <w:pPr>
        <w:pStyle w:val="aa"/>
        <w:rPr>
          <w:lang w:eastAsia="ja-JP"/>
        </w:rPr>
      </w:pPr>
      <w:r>
        <w:rPr>
          <w:rStyle w:val="ad"/>
        </w:rPr>
        <w:footnoteRef/>
      </w:r>
      <w:r>
        <w:rPr>
          <w:lang w:eastAsia="ja-JP"/>
        </w:rPr>
        <w:t xml:space="preserve"> </w:t>
      </w:r>
      <w:r>
        <w:rPr>
          <w:lang w:eastAsia="ja-JP"/>
        </w:rPr>
        <w:t>統計でみる都道府県・市区町村のすがたでは市区町村別の各種データが公開されている．</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1AE401"/>
    <w:multiLevelType w:val="multilevel"/>
    <w:tmpl w:val="B37650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0405423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omoyoshi yabu">
    <w15:presenceInfo w15:providerId="Windows Live" w15:userId="92f0f80f530fec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601F"/>
    <w:rsid w:val="00011C8B"/>
    <w:rsid w:val="000266DB"/>
    <w:rsid w:val="000C7FE9"/>
    <w:rsid w:val="00116D5F"/>
    <w:rsid w:val="00232DA2"/>
    <w:rsid w:val="00245C4A"/>
    <w:rsid w:val="00342A4E"/>
    <w:rsid w:val="004E29B3"/>
    <w:rsid w:val="00590D07"/>
    <w:rsid w:val="005C6D4F"/>
    <w:rsid w:val="00670A2D"/>
    <w:rsid w:val="00692B7C"/>
    <w:rsid w:val="00782E8C"/>
    <w:rsid w:val="00784D58"/>
    <w:rsid w:val="007D1DFF"/>
    <w:rsid w:val="007D2A97"/>
    <w:rsid w:val="00805611"/>
    <w:rsid w:val="008C2AF3"/>
    <w:rsid w:val="008D6863"/>
    <w:rsid w:val="00A05F48"/>
    <w:rsid w:val="00A5081C"/>
    <w:rsid w:val="00A63C91"/>
    <w:rsid w:val="00B77A52"/>
    <w:rsid w:val="00B86B75"/>
    <w:rsid w:val="00BC3308"/>
    <w:rsid w:val="00BC48D5"/>
    <w:rsid w:val="00BC5E7F"/>
    <w:rsid w:val="00C36279"/>
    <w:rsid w:val="00C45FD6"/>
    <w:rsid w:val="00C81332"/>
    <w:rsid w:val="00CB719A"/>
    <w:rsid w:val="00CD6558"/>
    <w:rsid w:val="00D03AC1"/>
    <w:rsid w:val="00D90DBA"/>
    <w:rsid w:val="00E142B1"/>
    <w:rsid w:val="00E22F91"/>
    <w:rsid w:val="00E315A3"/>
    <w:rsid w:val="00E3648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EC937C4"/>
  <w15:docId w15:val="{69308CBE-BF66-430C-8A93-761AE3195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2DA2"/>
    <w:rPr>
      <w:sz w:val="21"/>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rsid w:val="00232DA2"/>
    <w:pPr>
      <w:keepNext/>
      <w:keepLines/>
      <w:spacing w:before="200" w:after="0"/>
      <w:outlineLvl w:val="1"/>
    </w:pPr>
    <w:rPr>
      <w:rFonts w:asciiTheme="majorHAnsi" w:eastAsiaTheme="majorEastAsia" w:hAnsiTheme="majorHAnsi" w:cstheme="majorBidi"/>
      <w:b/>
      <w:bCs/>
      <w:sz w:val="28"/>
      <w:szCs w:val="28"/>
    </w:rPr>
  </w:style>
  <w:style w:type="paragraph" w:styleId="3">
    <w:name w:val="heading 3"/>
    <w:basedOn w:val="a"/>
    <w:next w:val="a0"/>
    <w:uiPriority w:val="9"/>
    <w:unhideWhenUsed/>
    <w:qFormat/>
    <w:rsid w:val="00232DA2"/>
    <w:pPr>
      <w:keepNext/>
      <w:keepLines/>
      <w:spacing w:before="200" w:after="0"/>
      <w:outlineLvl w:val="2"/>
    </w:pPr>
    <w:rPr>
      <w:rFonts w:asciiTheme="majorHAnsi" w:eastAsiaTheme="majorEastAsia" w:hAnsiTheme="majorHAnsi" w:cstheme="majorBidi"/>
      <w:b/>
      <w:bCs/>
      <w:sz w:val="24"/>
    </w:rPr>
  </w:style>
  <w:style w:type="paragraph" w:styleId="4">
    <w:name w:val="heading 4"/>
    <w:basedOn w:val="a"/>
    <w:next w:val="a0"/>
    <w:uiPriority w:val="9"/>
    <w:unhideWhenUsed/>
    <w:qFormat/>
    <w:rsid w:val="00232DA2"/>
    <w:pPr>
      <w:keepNext/>
      <w:keepLines/>
      <w:spacing w:before="200" w:after="0"/>
      <w:outlineLvl w:val="3"/>
    </w:pPr>
    <w:rPr>
      <w:rFonts w:asciiTheme="majorHAnsi" w:eastAsiaTheme="majorEastAsia" w:hAnsiTheme="majorHAnsi" w:cstheme="majorBidi"/>
      <w:bCs/>
      <w:i/>
      <w:sz w:val="24"/>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rsid w:val="00232DA2"/>
    <w:pPr>
      <w:keepNext/>
      <w:keepLines/>
      <w:spacing w:before="480" w:after="240"/>
      <w:jc w:val="center"/>
    </w:pPr>
    <w:rPr>
      <w:rFonts w:asciiTheme="majorHAnsi" w:eastAsiaTheme="majorEastAsia" w:hAnsiTheme="majorHAnsi" w:cstheme="majorBidi"/>
      <w:b/>
      <w:bCs/>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232DA2"/>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図表番号 (文字)"/>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reference">
    <w:name w:val="reference"/>
    <w:basedOn w:val="a0"/>
    <w:link w:val="referenceChar"/>
    <w:qFormat/>
    <w:rsid w:val="00E3648F"/>
    <w:rPr>
      <w:sz w:val="20"/>
      <w:lang w:eastAsia="ja-JP"/>
    </w:rPr>
  </w:style>
  <w:style w:type="character" w:customStyle="1" w:styleId="a4">
    <w:name w:val="本文 (文字)"/>
    <w:basedOn w:val="a1"/>
    <w:link w:val="a0"/>
    <w:rsid w:val="00E3648F"/>
    <w:rPr>
      <w:sz w:val="21"/>
    </w:rPr>
  </w:style>
  <w:style w:type="character" w:customStyle="1" w:styleId="referenceChar">
    <w:name w:val="reference Char"/>
    <w:basedOn w:val="a4"/>
    <w:link w:val="reference"/>
    <w:rsid w:val="00E3648F"/>
    <w:rPr>
      <w:sz w:val="20"/>
      <w:lang w:eastAsia="ja-JP"/>
    </w:rPr>
  </w:style>
  <w:style w:type="paragraph" w:styleId="af0">
    <w:name w:val="Revision"/>
    <w:hidden/>
    <w:rsid w:val="00CB719A"/>
    <w:pPr>
      <w:spacing w:after="0"/>
    </w:pPr>
    <w:rPr>
      <w:sz w:val="21"/>
    </w:rPr>
  </w:style>
  <w:style w:type="character" w:styleId="af1">
    <w:name w:val="annotation reference"/>
    <w:basedOn w:val="a1"/>
    <w:rsid w:val="00CB719A"/>
    <w:rPr>
      <w:sz w:val="18"/>
      <w:szCs w:val="18"/>
    </w:rPr>
  </w:style>
  <w:style w:type="paragraph" w:styleId="af2">
    <w:name w:val="annotation text"/>
    <w:basedOn w:val="a"/>
    <w:link w:val="af3"/>
    <w:rsid w:val="00CB719A"/>
  </w:style>
  <w:style w:type="character" w:customStyle="1" w:styleId="af3">
    <w:name w:val="コメント文字列 (文字)"/>
    <w:basedOn w:val="a1"/>
    <w:link w:val="af2"/>
    <w:rsid w:val="00CB719A"/>
    <w:rPr>
      <w:sz w:val="21"/>
    </w:rPr>
  </w:style>
  <w:style w:type="paragraph" w:styleId="af4">
    <w:name w:val="annotation subject"/>
    <w:basedOn w:val="af2"/>
    <w:next w:val="af2"/>
    <w:link w:val="af5"/>
    <w:rsid w:val="00CB719A"/>
    <w:rPr>
      <w:b/>
      <w:bCs/>
    </w:rPr>
  </w:style>
  <w:style w:type="character" w:customStyle="1" w:styleId="af5">
    <w:name w:val="コメント内容 (文字)"/>
    <w:basedOn w:val="af3"/>
    <w:link w:val="af4"/>
    <w:rsid w:val="00CB719A"/>
    <w:rPr>
      <w:b/>
      <w:bCs/>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7A0D4-7AA7-4C8F-885D-0C9BA90E1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30</Pages>
  <Words>4223</Words>
  <Characters>24075</Characters>
  <Application>Microsoft Office Word</Application>
  <DocSecurity>0</DocSecurity>
  <Lines>200</Lines>
  <Paragraphs>56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tomoyoshi yabu</cp:lastModifiedBy>
  <cp:revision>25</cp:revision>
  <cp:lastPrinted>2025-01-13T17:25:00Z</cp:lastPrinted>
  <dcterms:created xsi:type="dcterms:W3CDTF">2025-01-13T17:12:00Z</dcterms:created>
  <dcterms:modified xsi:type="dcterms:W3CDTF">2025-01-15T01:18:00Z</dcterms:modified>
</cp:coreProperties>
</file>